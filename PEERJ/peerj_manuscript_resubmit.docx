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19A18" w14:textId="7FE20ECB" w:rsidR="00F76194" w:rsidRPr="00230CE7" w:rsidRDefault="00F76194" w:rsidP="00F76194">
      <w:pPr>
        <w:rPr>
          <w:bCs/>
          <w:noProof/>
          <w:sz w:val="32"/>
          <w:szCs w:val="32"/>
        </w:rPr>
      </w:pPr>
      <w:r w:rsidRPr="00230CE7">
        <w:rPr>
          <w:bCs/>
          <w:noProof/>
          <w:sz w:val="32"/>
          <w:szCs w:val="32"/>
        </w:rPr>
        <mc:AlternateContent>
          <mc:Choice Requires="wps">
            <w:drawing>
              <wp:anchor distT="0" distB="0" distL="114300" distR="114300" simplePos="0" relativeHeight="251657216" behindDoc="0" locked="0" layoutInCell="1" allowOverlap="1" wp14:anchorId="216FF436" wp14:editId="5EF87E14">
                <wp:simplePos x="0" y="0"/>
                <wp:positionH relativeFrom="column">
                  <wp:posOffset>-2857500</wp:posOffset>
                </wp:positionH>
                <wp:positionV relativeFrom="paragraph">
                  <wp:posOffset>357505</wp:posOffset>
                </wp:positionV>
                <wp:extent cx="114300" cy="571500"/>
                <wp:effectExtent l="0" t="0" r="0" b="0"/>
                <wp:wrapTight wrapText="bothSides">
                  <wp:wrapPolygon edited="0">
                    <wp:start x="0" y="0"/>
                    <wp:lineTo x="21600" y="0"/>
                    <wp:lineTo x="21600" y="21600"/>
                    <wp:lineTo x="0" y="21600"/>
                    <wp:lineTo x="0" y="0"/>
                  </wp:wrapPolygon>
                </wp:wrapTight>
                <wp:docPr id="18203547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430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7C823C" w14:textId="77777777" w:rsidR="00144190" w:rsidRPr="00D94FB8" w:rsidRDefault="00144190">
                            <w:pPr>
                              <w:rPr>
                                <w:b/>
                                <w:sz w:val="28"/>
                              </w:rPr>
                            </w:pPr>
                            <w:r w:rsidRPr="00D94FB8">
                              <w:rPr>
                                <w:b/>
                                <w:sz w:val="28"/>
                              </w:rPr>
                              <w:t>Guidance</w:t>
                            </w:r>
                            <w:r>
                              <w:rPr>
                                <w:b/>
                                <w:sz w:val="28"/>
                              </w:rPr>
                              <w:t xml:space="preserve"> – remove this box before submitting!</w:t>
                            </w:r>
                          </w:p>
                          <w:p w14:paraId="0C9D16E2" w14:textId="77777777" w:rsidR="00144190" w:rsidRDefault="00144190">
                            <w:r>
                              <w:t xml:space="preserve">Yellow callout boxes provide general notes. Please remove the yellow boxes before submitting. For full guidance see </w:t>
                            </w:r>
                            <w:hyperlink r:id="rId5" w:history="1">
                              <w:r w:rsidRPr="007C7029">
                                <w:rPr>
                                  <w:rStyle w:val="Hyperlink"/>
                                </w:rPr>
                                <w:t>https://peerj.com/about/author-instructions</w:t>
                              </w:r>
                            </w:hyperlink>
                          </w:p>
                          <w:p w14:paraId="0183A2D7" w14:textId="77777777" w:rsidR="00144190" w:rsidRDefault="00144190"/>
                          <w:p w14:paraId="320AB134" w14:textId="77777777" w:rsidR="00144190" w:rsidRDefault="00144190" w:rsidP="00D94FB8">
                            <w:r w:rsidRPr="00D94FB8">
                              <w:rPr>
                                <w:highlight w:val="cyan"/>
                              </w:rPr>
                              <w:t>Blue highlighted example text should be replaced or removed with your own information</w:t>
                            </w:r>
                            <w:r w:rsidRPr="00FD22BE">
                              <w:rPr>
                                <w:highlight w:val="cyan"/>
                              </w:rPr>
                              <w:t>.</w:t>
                            </w:r>
                          </w:p>
                          <w:p w14:paraId="5F3CD9FA" w14:textId="77777777" w:rsidR="00144190" w:rsidRDefault="00144190" w:rsidP="00D94FB8"/>
                          <w:tbl>
                            <w:tblPr>
                              <w:tblStyle w:val="TableGrid"/>
                              <w:tblW w:w="0" w:type="auto"/>
                              <w:tblBorders>
                                <w:top w:val="single" w:sz="4" w:space="0" w:color="FFFF00"/>
                                <w:left w:val="single" w:sz="4" w:space="0" w:color="FFFF00"/>
                                <w:bottom w:val="single" w:sz="4" w:space="0" w:color="FFFF00"/>
                                <w:right w:val="single" w:sz="4" w:space="0" w:color="FFFF00"/>
                                <w:insideH w:val="single" w:sz="6" w:space="0" w:color="FFFF00"/>
                                <w:insideV w:val="single" w:sz="6" w:space="0" w:color="FFFF00"/>
                              </w:tblBorders>
                              <w:tblLook w:val="00A0" w:firstRow="1" w:lastRow="0" w:firstColumn="1" w:lastColumn="0" w:noHBand="0" w:noVBand="0"/>
                            </w:tblPr>
                            <w:tblGrid>
                              <w:gridCol w:w="4482"/>
                              <w:gridCol w:w="4484"/>
                            </w:tblGrid>
                            <w:tr w:rsidR="00144190" w14:paraId="4ABFD2B5" w14:textId="77777777">
                              <w:trPr>
                                <w:trHeight w:val="2359"/>
                              </w:trPr>
                              <w:tc>
                                <w:tcPr>
                                  <w:tcW w:w="4482" w:type="dxa"/>
                                  <w:shd w:val="clear" w:color="auto" w:fill="auto"/>
                                </w:tcPr>
                                <w:p w14:paraId="3C83391B" w14:textId="77777777" w:rsidR="00144190" w:rsidRDefault="00144190">
                                  <w:pPr>
                                    <w:rPr>
                                      <w:b/>
                                    </w:rPr>
                                  </w:pPr>
                                  <w:r>
                                    <w:rPr>
                                      <w:b/>
                                    </w:rPr>
                                    <w:t>DO</w:t>
                                  </w:r>
                                </w:p>
                                <w:p w14:paraId="1132848C" w14:textId="77777777" w:rsidR="00144190" w:rsidRPr="0058364F" w:rsidRDefault="00144190">
                                  <w:r>
                                    <w:t xml:space="preserve">–Use clear and </w:t>
                                  </w:r>
                                  <w:r w:rsidRPr="0058364F">
                                    <w:t>grammatically</w:t>
                                  </w:r>
                                  <w:r>
                                    <w:t xml:space="preserve"> correct English</w:t>
                                  </w:r>
                                  <w:r w:rsidRPr="0058364F">
                                    <w:t>.</w:t>
                                  </w:r>
                                </w:p>
                                <w:p w14:paraId="5A13AA20" w14:textId="77777777" w:rsidR="00144190" w:rsidRDefault="00144190">
                                  <w:r>
                                    <w:t>–Save as US Letter size format.</w:t>
                                  </w:r>
                                </w:p>
                                <w:p w14:paraId="3F728177" w14:textId="77777777" w:rsidR="00144190" w:rsidRDefault="00144190">
                                  <w:r>
                                    <w:t>–Ensure line numbering is enabled.</w:t>
                                  </w:r>
                                </w:p>
                                <w:p w14:paraId="26DD8507" w14:textId="77777777" w:rsidR="00144190" w:rsidRDefault="00144190">
                                  <w:r>
                                    <w:t>–Align text LEFT.</w:t>
                                  </w:r>
                                </w:p>
                                <w:p w14:paraId="1B452C5F" w14:textId="77777777" w:rsidR="00144190" w:rsidRPr="00926B3F" w:rsidRDefault="00144190" w:rsidP="000A6459">
                                  <w:r>
                                    <w:t>–Ensure title, abstract, and author information matches what is entered online during submission.</w:t>
                                  </w:r>
                                </w:p>
                              </w:tc>
                              <w:tc>
                                <w:tcPr>
                                  <w:tcW w:w="4484" w:type="dxa"/>
                                  <w:shd w:val="clear" w:color="auto" w:fill="auto"/>
                                </w:tcPr>
                                <w:p w14:paraId="47C3EF49" w14:textId="77777777" w:rsidR="00144190" w:rsidRDefault="00144190" w:rsidP="00926B3F">
                                  <w:pPr>
                                    <w:rPr>
                                      <w:b/>
                                    </w:rPr>
                                  </w:pPr>
                                  <w:r>
                                    <w:rPr>
                                      <w:b/>
                                    </w:rPr>
                                    <w:t>DO NOT</w:t>
                                  </w:r>
                                </w:p>
                                <w:p w14:paraId="42BF94E4" w14:textId="77777777" w:rsidR="00144190" w:rsidRPr="00E140AC" w:rsidRDefault="00144190" w:rsidP="00D55AD8">
                                  <w:r>
                                    <w:t xml:space="preserve">–Embed ANY figures or tables in the text. Instead, upload a separate file for each on the file uploads page when submitting. Example – If you have 3 figures, then you will upload 3 figure files &amp; be asked to add a figure title for each. See </w:t>
                                  </w:r>
                                  <w:hyperlink r:id="rId6" w:anchor="figures" w:history="1">
                                    <w:r w:rsidRPr="00355DBD">
                                      <w:rPr>
                                        <w:rStyle w:val="Hyperlink"/>
                                      </w:rPr>
                                      <w:t>https://peerj.com/about/author-instructions/#figures</w:t>
                                    </w:r>
                                  </w:hyperlink>
                                  <w:r>
                                    <w:t xml:space="preserve"> for figure formats.</w:t>
                                  </w:r>
                                </w:p>
                              </w:tc>
                            </w:tr>
                          </w:tbl>
                          <w:p w14:paraId="3C034877" w14:textId="77777777" w:rsidR="00144190" w:rsidRPr="00926B3F" w:rsidRDefault="00144190" w:rsidP="00926B3F"/>
                          <w:p w14:paraId="64FFC77C" w14:textId="77777777" w:rsidR="00144190" w:rsidRDefault="00144190"/>
                          <w:p w14:paraId="4394BA1C" w14:textId="77777777" w:rsidR="00144190" w:rsidRDefault="00144190"/>
                          <w:p w14:paraId="3BB4AAC0" w14:textId="77777777" w:rsidR="00144190" w:rsidRDefault="00144190" w:rsidP="00D94FB8"/>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6FF436" id="_x0000_t202" coordsize="21600,21600" o:spt="202" path="m,l,21600r21600,l21600,xe">
                <v:stroke joinstyle="miter"/>
                <v:path gradientshapeok="t" o:connecttype="rect"/>
              </v:shapetype>
              <v:shape id="Text Box 10" o:spid="_x0000_s1026" type="#_x0000_t202" style="position:absolute;margin-left:-225pt;margin-top:28.15pt;width:9pt;height: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" filled="f" stroked="f">
                <v:path arrowok="t"/>
                <v:textbox inset=",7.2pt,,7.2pt">
                  <w:txbxContent>
                    <w:p w14:paraId="5D7C823C" w14:textId="77777777" w:rsidR="00144190" w:rsidRPr="00D94FB8" w:rsidRDefault="00144190">
                      <w:pPr>
                        <w:rPr>
                          <w:b/>
                          <w:sz w:val="28"/>
                        </w:rPr>
                      </w:pPr>
                      <w:r w:rsidRPr="00D94FB8">
                        <w:rPr>
                          <w:b/>
                          <w:sz w:val="28"/>
                        </w:rPr>
                        <w:t>Guidance</w:t>
                      </w:r>
                      <w:r>
                        <w:rPr>
                          <w:b/>
                          <w:sz w:val="28"/>
                        </w:rPr>
                        <w:t xml:space="preserve"> – remove this box before submitting!</w:t>
                      </w:r>
                    </w:p>
                    <w:p w14:paraId="0C9D16E2" w14:textId="77777777" w:rsidR="00144190" w:rsidRDefault="00144190">
                      <w:r>
                        <w:t xml:space="preserve">Yellow callout boxes provide general notes. Please remove the yellow boxes before submitting. For full guidance see </w:t>
                      </w:r>
                      <w:hyperlink r:id="rId7" w:history="1">
                        <w:r w:rsidRPr="007C7029">
                          <w:rPr>
                            <w:rStyle w:val="Hyperlink"/>
                          </w:rPr>
                          <w:t>https://peerj.com/about/author-instructions</w:t>
                        </w:r>
                      </w:hyperlink>
                    </w:p>
                    <w:p w14:paraId="0183A2D7" w14:textId="77777777" w:rsidR="00144190" w:rsidRDefault="00144190"/>
                    <w:p w14:paraId="320AB134" w14:textId="77777777" w:rsidR="00144190" w:rsidRDefault="00144190" w:rsidP="00D94FB8">
                      <w:r w:rsidRPr="00D94FB8">
                        <w:rPr>
                          <w:highlight w:val="cyan"/>
                        </w:rPr>
                        <w:t>Blue highlighted example text should be replaced or removed with your own information</w:t>
                      </w:r>
                      <w:r w:rsidRPr="00FD22BE">
                        <w:rPr>
                          <w:highlight w:val="cyan"/>
                        </w:rPr>
                        <w:t>.</w:t>
                      </w:r>
                    </w:p>
                    <w:p w14:paraId="5F3CD9FA" w14:textId="77777777" w:rsidR="00144190" w:rsidRDefault="00144190" w:rsidP="00D94FB8"/>
                    <w:tbl>
                      <w:tblPr>
                        <w:tblStyle w:val="TableGrid"/>
                        <w:tblW w:w="0" w:type="auto"/>
                        <w:tblBorders>
                          <w:top w:val="single" w:sz="4" w:space="0" w:color="FFFF00"/>
                          <w:left w:val="single" w:sz="4" w:space="0" w:color="FFFF00"/>
                          <w:bottom w:val="single" w:sz="4" w:space="0" w:color="FFFF00"/>
                          <w:right w:val="single" w:sz="4" w:space="0" w:color="FFFF00"/>
                          <w:insideH w:val="single" w:sz="6" w:space="0" w:color="FFFF00"/>
                          <w:insideV w:val="single" w:sz="6" w:space="0" w:color="FFFF00"/>
                        </w:tblBorders>
                        <w:tblLook w:val="00A0" w:firstRow="1" w:lastRow="0" w:firstColumn="1" w:lastColumn="0" w:noHBand="0" w:noVBand="0"/>
                      </w:tblPr>
                      <w:tblGrid>
                        <w:gridCol w:w="4482"/>
                        <w:gridCol w:w="4484"/>
                      </w:tblGrid>
                      <w:tr w:rsidR="00144190" w14:paraId="4ABFD2B5" w14:textId="77777777">
                        <w:trPr>
                          <w:trHeight w:val="2359"/>
                        </w:trPr>
                        <w:tc>
                          <w:tcPr>
                            <w:tcW w:w="4482" w:type="dxa"/>
                            <w:shd w:val="clear" w:color="auto" w:fill="auto"/>
                          </w:tcPr>
                          <w:p w14:paraId="3C83391B" w14:textId="77777777" w:rsidR="00144190" w:rsidRDefault="00144190">
                            <w:pPr>
                              <w:rPr>
                                <w:b/>
                              </w:rPr>
                            </w:pPr>
                            <w:r>
                              <w:rPr>
                                <w:b/>
                              </w:rPr>
                              <w:t>DO</w:t>
                            </w:r>
                          </w:p>
                          <w:p w14:paraId="1132848C" w14:textId="77777777" w:rsidR="00144190" w:rsidRPr="0058364F" w:rsidRDefault="00144190">
                            <w:r>
                              <w:t xml:space="preserve">–Use clear and </w:t>
                            </w:r>
                            <w:r w:rsidRPr="0058364F">
                              <w:t>grammatically</w:t>
                            </w:r>
                            <w:r>
                              <w:t xml:space="preserve"> correct English</w:t>
                            </w:r>
                            <w:r w:rsidRPr="0058364F">
                              <w:t>.</w:t>
                            </w:r>
                          </w:p>
                          <w:p w14:paraId="5A13AA20" w14:textId="77777777" w:rsidR="00144190" w:rsidRDefault="00144190">
                            <w:r>
                              <w:t>–Save as US Letter size format.</w:t>
                            </w:r>
                          </w:p>
                          <w:p w14:paraId="3F728177" w14:textId="77777777" w:rsidR="00144190" w:rsidRDefault="00144190">
                            <w:r>
                              <w:t>–Ensure line numbering is enabled.</w:t>
                            </w:r>
                          </w:p>
                          <w:p w14:paraId="26DD8507" w14:textId="77777777" w:rsidR="00144190" w:rsidRDefault="00144190">
                            <w:r>
                              <w:t>–Align text LEFT.</w:t>
                            </w:r>
                          </w:p>
                          <w:p w14:paraId="1B452C5F" w14:textId="77777777" w:rsidR="00144190" w:rsidRPr="00926B3F" w:rsidRDefault="00144190" w:rsidP="000A6459">
                            <w:r>
                              <w:t>–Ensure title, abstract, and author information matches what is entered online during submission.</w:t>
                            </w:r>
                          </w:p>
                        </w:tc>
                        <w:tc>
                          <w:tcPr>
                            <w:tcW w:w="4484" w:type="dxa"/>
                            <w:shd w:val="clear" w:color="auto" w:fill="auto"/>
                          </w:tcPr>
                          <w:p w14:paraId="47C3EF49" w14:textId="77777777" w:rsidR="00144190" w:rsidRDefault="00144190" w:rsidP="00926B3F">
                            <w:pPr>
                              <w:rPr>
                                <w:b/>
                              </w:rPr>
                            </w:pPr>
                            <w:r>
                              <w:rPr>
                                <w:b/>
                              </w:rPr>
                              <w:t>DO NOT</w:t>
                            </w:r>
                          </w:p>
                          <w:p w14:paraId="42BF94E4" w14:textId="77777777" w:rsidR="00144190" w:rsidRPr="00E140AC" w:rsidRDefault="00144190" w:rsidP="00D55AD8">
                            <w:r>
                              <w:t xml:space="preserve">–Embed ANY figures or tables in the text. Instead, upload a separate file for each on the file uploads page when submitting. Example – If you have 3 figures, then you will upload 3 figure files &amp; be asked to add a figure title for each. See </w:t>
                            </w:r>
                            <w:hyperlink r:id="rId8" w:anchor="figures" w:history="1">
                              <w:r w:rsidRPr="00355DBD">
                                <w:rPr>
                                  <w:rStyle w:val="Hyperlink"/>
                                </w:rPr>
                                <w:t>https://peerj.com/about/author-instructions/#figures</w:t>
                              </w:r>
                            </w:hyperlink>
                            <w:r>
                              <w:t xml:space="preserve"> for figure formats.</w:t>
                            </w:r>
                          </w:p>
                        </w:tc>
                      </w:tr>
                    </w:tbl>
                    <w:p w14:paraId="3C034877" w14:textId="77777777" w:rsidR="00144190" w:rsidRPr="00926B3F" w:rsidRDefault="00144190" w:rsidP="00926B3F"/>
                    <w:p w14:paraId="64FFC77C" w14:textId="77777777" w:rsidR="00144190" w:rsidRDefault="00144190"/>
                    <w:p w14:paraId="4394BA1C" w14:textId="77777777" w:rsidR="00144190" w:rsidRDefault="00144190"/>
                    <w:p w14:paraId="3BB4AAC0" w14:textId="77777777" w:rsidR="00144190" w:rsidRDefault="00144190" w:rsidP="00D94FB8"/>
                  </w:txbxContent>
                </v:textbox>
                <w10:wrap type="tight"/>
              </v:shape>
            </w:pict>
          </mc:Fallback>
        </mc:AlternateContent>
      </w:r>
      <w:bookmarkStart w:id="0" w:name="Xdd9ad130697e10640220b95ed0c9a1e6389b443"/>
      <w:r w:rsidR="00230CE7" w:rsidRPr="00230CE7">
        <w:rPr>
          <w:bCs/>
          <w:noProof/>
          <w:sz w:val="32"/>
          <w:szCs w:val="32"/>
        </w:rPr>
        <w:t>Optimizing Target-to-Total DNA Ratio in eDNA Studies: Effects of Sampling, Preservation, and Extraction Methods on Single-Species Detection</w:t>
      </w:r>
    </w:p>
    <w:bookmarkEnd w:id="0"/>
    <w:p w14:paraId="3CA1775E" w14:textId="77777777" w:rsidR="001D1A69" w:rsidRPr="00F76194" w:rsidRDefault="00D94FB8">
      <w:pPr>
        <w:pStyle w:val="Normal1"/>
        <w:contextualSpacing w:val="0"/>
        <w:rPr>
          <w:b/>
          <w:sz w:val="36"/>
          <w:szCs w:val="36"/>
        </w:rPr>
      </w:pPr>
      <w:r>
        <w:rPr>
          <w:b/>
          <w:sz w:val="36"/>
          <w:szCs w:val="36"/>
        </w:rPr>
        <w:t xml:space="preserve"> </w:t>
      </w:r>
    </w:p>
    <w:p w14:paraId="196D132A" w14:textId="77777777" w:rsidR="00B77860" w:rsidRPr="00F76194" w:rsidRDefault="00F76194">
      <w:pPr>
        <w:pStyle w:val="Normal1"/>
        <w:contextualSpacing w:val="0"/>
        <w:rPr>
          <w:rFonts w:ascii="Times" w:hAnsi="Times"/>
          <w:sz w:val="24"/>
          <w:vertAlign w:val="superscript"/>
        </w:rPr>
      </w:pPr>
      <w:r w:rsidRPr="00F76194">
        <w:rPr>
          <w:rFonts w:ascii="Times" w:hAnsi="Times"/>
          <w:sz w:val="24"/>
        </w:rPr>
        <w:t>Elizabeth Andruszkiewicz Allan</w:t>
      </w:r>
      <w:r w:rsidR="00D94FB8" w:rsidRPr="00F76194">
        <w:rPr>
          <w:rFonts w:ascii="Times" w:hAnsi="Times"/>
          <w:sz w:val="24"/>
          <w:vertAlign w:val="superscript"/>
        </w:rPr>
        <w:t>1</w:t>
      </w:r>
      <w:r w:rsidR="00D94FB8" w:rsidRPr="00F76194">
        <w:rPr>
          <w:rFonts w:ascii="Times" w:hAnsi="Times"/>
          <w:sz w:val="24"/>
        </w:rPr>
        <w:t xml:space="preserve">, </w:t>
      </w:r>
      <w:r w:rsidRPr="00F76194">
        <w:rPr>
          <w:rFonts w:ascii="Times" w:hAnsi="Times"/>
          <w:sz w:val="24"/>
        </w:rPr>
        <w:t>Megan R. Shaffer</w:t>
      </w:r>
      <w:r w:rsidRPr="00F76194">
        <w:rPr>
          <w:rFonts w:ascii="Times" w:hAnsi="Times"/>
          <w:sz w:val="24"/>
          <w:vertAlign w:val="superscript"/>
        </w:rPr>
        <w:t>1</w:t>
      </w:r>
      <w:r w:rsidRPr="00F76194">
        <w:rPr>
          <w:rFonts w:ascii="Times" w:hAnsi="Times"/>
          <w:sz w:val="24"/>
        </w:rPr>
        <w:t>, Ryan P. Kelly</w:t>
      </w:r>
      <w:r w:rsidRPr="00F76194">
        <w:rPr>
          <w:rFonts w:ascii="Times" w:hAnsi="Times"/>
          <w:sz w:val="24"/>
          <w:vertAlign w:val="superscript"/>
        </w:rPr>
        <w:t>1</w:t>
      </w:r>
      <w:r w:rsidRPr="00F76194">
        <w:rPr>
          <w:rFonts w:ascii="Times" w:hAnsi="Times"/>
          <w:sz w:val="24"/>
        </w:rPr>
        <w:t>, Kim</w:t>
      </w:r>
      <w:r w:rsidR="00D94FB8" w:rsidRPr="00F76194">
        <w:rPr>
          <w:rFonts w:ascii="Times" w:hAnsi="Times"/>
          <w:sz w:val="24"/>
        </w:rPr>
        <w:t xml:space="preserve"> </w:t>
      </w:r>
      <w:r w:rsidRPr="00F76194">
        <w:rPr>
          <w:rFonts w:ascii="Times" w:hAnsi="Times"/>
          <w:sz w:val="24"/>
        </w:rPr>
        <w:t>M</w:t>
      </w:r>
      <w:r w:rsidR="00D94FB8" w:rsidRPr="00F76194">
        <w:rPr>
          <w:rFonts w:ascii="Times" w:hAnsi="Times"/>
          <w:sz w:val="24"/>
        </w:rPr>
        <w:t xml:space="preserve"> </w:t>
      </w:r>
      <w:r w:rsidRPr="00F76194">
        <w:rPr>
          <w:rFonts w:ascii="Times" w:hAnsi="Times"/>
          <w:sz w:val="24"/>
        </w:rPr>
        <w:t>Parsons</w:t>
      </w:r>
      <w:r w:rsidR="00D94FB8" w:rsidRPr="00F76194">
        <w:rPr>
          <w:rFonts w:ascii="Times" w:hAnsi="Times"/>
          <w:sz w:val="24"/>
          <w:vertAlign w:val="superscript"/>
        </w:rPr>
        <w:t>2</w:t>
      </w:r>
    </w:p>
    <w:p w14:paraId="0884E6B6" w14:textId="77777777" w:rsidR="00B77860" w:rsidRPr="00F76194" w:rsidRDefault="00B77860">
      <w:pPr>
        <w:pStyle w:val="Normal1"/>
        <w:contextualSpacing w:val="0"/>
        <w:rPr>
          <w:rFonts w:ascii="Times" w:hAnsi="Times"/>
          <w:sz w:val="24"/>
          <w:vertAlign w:val="superscript"/>
        </w:rPr>
      </w:pPr>
    </w:p>
    <w:p w14:paraId="6D938D49" w14:textId="77777777" w:rsidR="00B77860" w:rsidRPr="00F76194" w:rsidRDefault="00D94FB8">
      <w:pPr>
        <w:pStyle w:val="Normal1"/>
        <w:contextualSpacing w:val="0"/>
        <w:rPr>
          <w:rFonts w:ascii="Times" w:hAnsi="Times"/>
          <w:sz w:val="24"/>
        </w:rPr>
      </w:pPr>
      <w:r w:rsidRPr="00F76194">
        <w:rPr>
          <w:rFonts w:ascii="Times" w:hAnsi="Times"/>
          <w:sz w:val="24"/>
          <w:vertAlign w:val="superscript"/>
        </w:rPr>
        <w:t>1</w:t>
      </w:r>
      <w:r w:rsidRPr="00F76194">
        <w:rPr>
          <w:rFonts w:ascii="Times" w:hAnsi="Times"/>
          <w:sz w:val="24"/>
        </w:rPr>
        <w:t xml:space="preserve"> </w:t>
      </w:r>
      <w:r w:rsidR="00F76194" w:rsidRPr="00F76194">
        <w:rPr>
          <w:rFonts w:ascii="Times" w:hAnsi="Times"/>
          <w:sz w:val="24"/>
        </w:rPr>
        <w:t>School of Marine and Environmental Affairs</w:t>
      </w:r>
      <w:r w:rsidRPr="00F76194">
        <w:rPr>
          <w:rFonts w:ascii="Times" w:hAnsi="Times"/>
          <w:sz w:val="24"/>
        </w:rPr>
        <w:t xml:space="preserve">, </w:t>
      </w:r>
      <w:r w:rsidR="00F76194" w:rsidRPr="00F76194">
        <w:rPr>
          <w:rFonts w:ascii="Times" w:hAnsi="Times"/>
          <w:sz w:val="24"/>
        </w:rPr>
        <w:t>University of Washington</w:t>
      </w:r>
      <w:r w:rsidRPr="00F76194">
        <w:rPr>
          <w:rFonts w:ascii="Times" w:hAnsi="Times"/>
          <w:sz w:val="24"/>
        </w:rPr>
        <w:t xml:space="preserve">, </w:t>
      </w:r>
      <w:r w:rsidR="00F76194" w:rsidRPr="00F76194">
        <w:rPr>
          <w:rFonts w:ascii="Times" w:hAnsi="Times"/>
          <w:sz w:val="24"/>
        </w:rPr>
        <w:t>Seattle</w:t>
      </w:r>
      <w:r w:rsidRPr="00F76194">
        <w:rPr>
          <w:rFonts w:ascii="Times" w:hAnsi="Times"/>
          <w:sz w:val="24"/>
        </w:rPr>
        <w:t xml:space="preserve">, </w:t>
      </w:r>
      <w:r w:rsidR="00F76194" w:rsidRPr="00F76194">
        <w:rPr>
          <w:rFonts w:ascii="Times" w:hAnsi="Times"/>
          <w:sz w:val="24"/>
        </w:rPr>
        <w:t>Washington</w:t>
      </w:r>
      <w:r w:rsidRPr="00F76194">
        <w:rPr>
          <w:rFonts w:ascii="Times" w:hAnsi="Times"/>
          <w:sz w:val="24"/>
        </w:rPr>
        <w:t xml:space="preserve">, </w:t>
      </w:r>
      <w:r w:rsidR="00F76194" w:rsidRPr="00F76194">
        <w:rPr>
          <w:rFonts w:ascii="Times" w:hAnsi="Times"/>
          <w:sz w:val="24"/>
        </w:rPr>
        <w:t>United States of America</w:t>
      </w:r>
    </w:p>
    <w:p w14:paraId="50A01A10" w14:textId="77777777" w:rsidR="00F76194" w:rsidRPr="00F76194" w:rsidRDefault="00D94FB8" w:rsidP="00F76194">
      <w:pPr>
        <w:pStyle w:val="Normal1"/>
        <w:contextualSpacing w:val="0"/>
        <w:rPr>
          <w:rFonts w:ascii="Times" w:hAnsi="Times"/>
          <w:sz w:val="24"/>
        </w:rPr>
      </w:pPr>
      <w:r w:rsidRPr="00F76194">
        <w:rPr>
          <w:rFonts w:ascii="Times" w:hAnsi="Times"/>
          <w:sz w:val="24"/>
          <w:vertAlign w:val="superscript"/>
        </w:rPr>
        <w:t>2</w:t>
      </w:r>
      <w:r w:rsidRPr="00F76194">
        <w:rPr>
          <w:rFonts w:ascii="Times" w:hAnsi="Times"/>
          <w:sz w:val="24"/>
        </w:rPr>
        <w:t xml:space="preserve"> </w:t>
      </w:r>
      <w:r w:rsidR="00F76194" w:rsidRPr="00F76194">
        <w:rPr>
          <w:rFonts w:ascii="Times" w:hAnsi="Times"/>
          <w:sz w:val="24"/>
        </w:rPr>
        <w:t>Conservation Biology Division</w:t>
      </w:r>
      <w:r w:rsidRPr="00F76194">
        <w:rPr>
          <w:rFonts w:ascii="Times" w:hAnsi="Times"/>
          <w:sz w:val="24"/>
        </w:rPr>
        <w:t xml:space="preserve">, </w:t>
      </w:r>
      <w:r w:rsidR="00F76194" w:rsidRPr="00F76194">
        <w:rPr>
          <w:rFonts w:ascii="Times" w:hAnsi="Times"/>
          <w:sz w:val="24"/>
        </w:rPr>
        <w:t>Northwest Fisheries Science Center, National Marine Fisheries Service, National Oceanic and Atmospheric Administration,</w:t>
      </w:r>
      <w:r w:rsidRPr="00F76194">
        <w:rPr>
          <w:rFonts w:ascii="Times" w:hAnsi="Times"/>
          <w:sz w:val="24"/>
        </w:rPr>
        <w:t xml:space="preserve"> </w:t>
      </w:r>
      <w:r w:rsidR="00F76194" w:rsidRPr="00F76194">
        <w:rPr>
          <w:rFonts w:ascii="Times" w:hAnsi="Times"/>
          <w:sz w:val="24"/>
        </w:rPr>
        <w:t>Seattle, Washington, United States of America</w:t>
      </w:r>
    </w:p>
    <w:p w14:paraId="2914AAE9" w14:textId="77777777" w:rsidR="00B77860" w:rsidRPr="00F76194" w:rsidRDefault="00B77860">
      <w:pPr>
        <w:pStyle w:val="Normal1"/>
        <w:contextualSpacing w:val="0"/>
        <w:rPr>
          <w:rFonts w:ascii="Times" w:hAnsi="Times"/>
          <w:sz w:val="24"/>
        </w:rPr>
      </w:pPr>
    </w:p>
    <w:p w14:paraId="18ED70FB" w14:textId="77777777" w:rsidR="00B77860" w:rsidRPr="00F76194" w:rsidRDefault="00D94FB8">
      <w:pPr>
        <w:pStyle w:val="Normal1"/>
        <w:contextualSpacing w:val="0"/>
        <w:rPr>
          <w:rFonts w:ascii="Times" w:hAnsi="Times"/>
          <w:sz w:val="24"/>
        </w:rPr>
      </w:pPr>
      <w:r w:rsidRPr="00F76194">
        <w:rPr>
          <w:rFonts w:ascii="Times" w:hAnsi="Times"/>
          <w:sz w:val="24"/>
        </w:rPr>
        <w:t>Corresponding Author:</w:t>
      </w:r>
    </w:p>
    <w:p w14:paraId="681419D5" w14:textId="77777777" w:rsidR="00B77860" w:rsidRPr="00F76194" w:rsidRDefault="00F76194">
      <w:pPr>
        <w:pStyle w:val="Normal1"/>
        <w:contextualSpacing w:val="0"/>
        <w:rPr>
          <w:rFonts w:ascii="Times" w:hAnsi="Times"/>
          <w:sz w:val="24"/>
          <w:vertAlign w:val="superscript"/>
        </w:rPr>
      </w:pPr>
      <w:r w:rsidRPr="00F76194">
        <w:rPr>
          <w:rFonts w:ascii="Times" w:hAnsi="Times"/>
          <w:sz w:val="24"/>
        </w:rPr>
        <w:t>Elizabeth Andruszkiewicz Allan</w:t>
      </w:r>
      <w:r w:rsidR="00D94FB8" w:rsidRPr="00F76194">
        <w:rPr>
          <w:rFonts w:ascii="Times" w:hAnsi="Times"/>
          <w:sz w:val="24"/>
          <w:vertAlign w:val="superscript"/>
        </w:rPr>
        <w:t>1</w:t>
      </w:r>
    </w:p>
    <w:p w14:paraId="662FF99C" w14:textId="77777777" w:rsidR="00B77860" w:rsidRPr="00F76194" w:rsidRDefault="00F76194">
      <w:pPr>
        <w:pStyle w:val="Normal1"/>
        <w:contextualSpacing w:val="0"/>
        <w:rPr>
          <w:rFonts w:ascii="Times" w:hAnsi="Times"/>
          <w:sz w:val="24"/>
        </w:rPr>
      </w:pPr>
      <w:r w:rsidRPr="00F76194">
        <w:rPr>
          <w:rFonts w:ascii="Times" w:hAnsi="Times"/>
          <w:sz w:val="24"/>
        </w:rPr>
        <w:t>3737 Brooklyn Avenue NE, Seattle, Washington, 98105, United States of America</w:t>
      </w:r>
      <w:r w:rsidR="00D94FB8" w:rsidRPr="00F76194">
        <w:rPr>
          <w:rFonts w:ascii="Times" w:hAnsi="Times"/>
          <w:sz w:val="24"/>
        </w:rPr>
        <w:t xml:space="preserve"> </w:t>
      </w:r>
    </w:p>
    <w:p w14:paraId="5987D1D4" w14:textId="77777777" w:rsidR="00B77860" w:rsidRPr="007B6DD5" w:rsidRDefault="00D94FB8">
      <w:pPr>
        <w:pStyle w:val="Normal1"/>
        <w:contextualSpacing w:val="0"/>
        <w:rPr>
          <w:rFonts w:ascii="Times" w:hAnsi="Times"/>
          <w:sz w:val="24"/>
        </w:rPr>
      </w:pPr>
      <w:r w:rsidRPr="00F76194">
        <w:rPr>
          <w:rFonts w:ascii="Times" w:hAnsi="Times"/>
          <w:sz w:val="24"/>
        </w:rPr>
        <w:t xml:space="preserve">Email address: </w:t>
      </w:r>
      <w:r w:rsidR="00F76194" w:rsidRPr="00F76194">
        <w:rPr>
          <w:rFonts w:ascii="Times" w:hAnsi="Times"/>
          <w:sz w:val="24"/>
        </w:rPr>
        <w:t>eallan@uw.edu</w:t>
      </w:r>
    </w:p>
    <w:p w14:paraId="4A898B08" w14:textId="77777777" w:rsidR="00B77860" w:rsidRDefault="00B77860">
      <w:pPr>
        <w:pStyle w:val="Normal1"/>
        <w:contextualSpacing w:val="0"/>
      </w:pPr>
    </w:p>
    <w:p w14:paraId="19A783A8" w14:textId="77777777" w:rsidR="005D77AE" w:rsidRDefault="00D94FB8">
      <w:pPr>
        <w:pStyle w:val="Normal1"/>
        <w:contextualSpacing w:val="0"/>
        <w:rPr>
          <w:b/>
          <w:sz w:val="28"/>
        </w:rPr>
      </w:pPr>
      <w:r w:rsidRPr="008E3EA1">
        <w:rPr>
          <w:b/>
          <w:sz w:val="28"/>
        </w:rPr>
        <w:t>A</w:t>
      </w:r>
      <w:r w:rsidR="00B45195">
        <w:rPr>
          <w:b/>
          <w:sz w:val="28"/>
        </w:rPr>
        <w:t>bstract</w:t>
      </w:r>
    </w:p>
    <w:p w14:paraId="4A727E07" w14:textId="6C1D012A" w:rsidR="00EB04D4" w:rsidRDefault="00F76194">
      <w:pPr>
        <w:pStyle w:val="Normal1"/>
        <w:contextualSpacing w:val="0"/>
        <w:rPr>
          <w:rFonts w:ascii="Times" w:hAnsi="Times"/>
          <w:sz w:val="24"/>
        </w:rPr>
      </w:pPr>
      <w:r w:rsidRPr="00F76194">
        <w:rPr>
          <w:rFonts w:ascii="Times" w:hAnsi="Times"/>
          <w:sz w:val="24"/>
        </w:rPr>
        <w:t>There are many decisions to be made when sampling for eDNA analysis, whether using a targeted, single-species assay or a community-based metabarcoding. Of the entire workflow from sampling water to bioinformatic analyses, the first steps in the process of collecting water, filtering it, and preserving the filter membranes represent major decision points upon which the success of downstream processes depend. Though many previous studies have compared water volume filtered, filter pore size, and preservation and extraction methods, the conclusions are often that they produce different results, but it is unclear which is the optimal approach for a given purpose. Here,</w:t>
      </w:r>
      <w:r w:rsidR="00EA501C">
        <w:rPr>
          <w:rFonts w:ascii="Times" w:hAnsi="Times"/>
          <w:sz w:val="24"/>
        </w:rPr>
        <w:t xml:space="preserve"> conduct a methods comparison paper but provide a framework for how to use the results to make more informed decisions from the methods comparison and importantly how to combine data collected via different methodological choices. W</w:t>
      </w:r>
      <w:r w:rsidRPr="00F76194">
        <w:rPr>
          <w:rFonts w:ascii="Times" w:hAnsi="Times"/>
          <w:sz w:val="24"/>
        </w:rPr>
        <w:t xml:space="preserve">e investigate (1) the volume of water filtered and the filter pore size and (2) the preservation method and extraction method of samples with a specific lens on how these choices impact the detection of a single targeted species (Atlantic bottlenose dolphin, </w:t>
      </w:r>
      <w:r w:rsidRPr="00EA501C">
        <w:rPr>
          <w:rFonts w:ascii="Times" w:hAnsi="Times"/>
          <w:i/>
          <w:iCs/>
          <w:sz w:val="24"/>
        </w:rPr>
        <w:t>Tursiops truncatus</w:t>
      </w:r>
      <w:r w:rsidRPr="00F76194">
        <w:rPr>
          <w:rFonts w:ascii="Times" w:hAnsi="Times"/>
          <w:sz w:val="24"/>
        </w:rPr>
        <w:t xml:space="preserve">, via qPCR, although in principle these findings apply to single-species assays more generally). We find that larger pore size filters (5 </w:t>
      </w:r>
      <w:proofErr w:type="spellStart"/>
      <w:r w:rsidRPr="00F76194">
        <w:rPr>
          <w:rFonts w:ascii="Times" w:hAnsi="Times"/>
          <w:sz w:val="24"/>
        </w:rPr>
        <w:t>μm</w:t>
      </w:r>
      <w:proofErr w:type="spellEnd"/>
      <w:r w:rsidRPr="00F76194">
        <w:rPr>
          <w:rFonts w:ascii="Times" w:hAnsi="Times"/>
          <w:sz w:val="24"/>
        </w:rPr>
        <w:t xml:space="preserve"> vs. 1 </w:t>
      </w:r>
      <w:proofErr w:type="spellStart"/>
      <w:r w:rsidRPr="00F76194">
        <w:rPr>
          <w:rFonts w:ascii="Times" w:hAnsi="Times"/>
          <w:sz w:val="24"/>
        </w:rPr>
        <w:t>μm</w:t>
      </w:r>
      <w:proofErr w:type="spellEnd"/>
      <w:r w:rsidRPr="00F76194">
        <w:rPr>
          <w:rFonts w:ascii="Times" w:hAnsi="Times"/>
          <w:sz w:val="24"/>
        </w:rPr>
        <w:t>) and larger volumes of water (3 L vs. 1 L) maximize the ratio of amplifiable target DNA to total DNA</w:t>
      </w:r>
      <w:ins w:id="1" w:author="eallan" w:date="2025-07-14T13:18:00Z" w16du:dateUtc="2025-07-14T20:18:00Z">
        <w:r w:rsidR="00DA3826">
          <w:rPr>
            <w:rFonts w:ascii="Times" w:hAnsi="Times"/>
            <w:sz w:val="24"/>
          </w:rPr>
          <w:t xml:space="preserve"> without compromising the absolute detection of target</w:t>
        </w:r>
      </w:ins>
      <w:r w:rsidRPr="00F76194">
        <w:rPr>
          <w:rFonts w:ascii="Times" w:hAnsi="Times"/>
          <w:sz w:val="24"/>
        </w:rPr>
        <w:t xml:space="preserve">. We also find that maximizing total </w:t>
      </w:r>
      <w:r w:rsidRPr="00F76194">
        <w:rPr>
          <w:rFonts w:ascii="Times" w:hAnsi="Times"/>
          <w:sz w:val="24"/>
        </w:rPr>
        <w:lastRenderedPageBreak/>
        <w:t xml:space="preserve">DNA yield during extraction (phenol chloroform vs. two commercial kits) does not always increase target detection likely due to the concentration of inhibitors and co-extraction of off-target DNA. We also comment on variation including technical and biological variability between replicates, finding that by homogenizing source water before filtering removes much of the biological variation. Finally, we present a statistical model that allows for inclusion of data from samples collected and processed in different ways, enabling researchers to change protocols or include data from other field sampling efforts, thereby </w:t>
      </w:r>
      <w:proofErr w:type="gramStart"/>
      <w:r w:rsidRPr="00F76194">
        <w:rPr>
          <w:rFonts w:ascii="Times" w:hAnsi="Times"/>
          <w:sz w:val="24"/>
        </w:rPr>
        <w:t>opening up</w:t>
      </w:r>
      <w:proofErr w:type="gramEnd"/>
      <w:r w:rsidRPr="00F76194">
        <w:rPr>
          <w:rFonts w:ascii="Times" w:hAnsi="Times"/>
          <w:sz w:val="24"/>
        </w:rPr>
        <w:t xml:space="preserve"> more possibilities to extend datasets and analyses.</w:t>
      </w:r>
    </w:p>
    <w:p w14:paraId="25599CA6" w14:textId="77777777" w:rsidR="00F76194" w:rsidRPr="005D77AE" w:rsidRDefault="00F76194">
      <w:pPr>
        <w:pStyle w:val="Normal1"/>
        <w:contextualSpacing w:val="0"/>
        <w:rPr>
          <w:rFonts w:ascii="Times" w:hAnsi="Times"/>
          <w:sz w:val="24"/>
        </w:rPr>
      </w:pPr>
    </w:p>
    <w:p w14:paraId="79DB586E" w14:textId="750361C2" w:rsidR="00F76194" w:rsidRPr="005E103B" w:rsidRDefault="00F76194" w:rsidP="00F76194">
      <w:pPr>
        <w:pStyle w:val="Normal1"/>
        <w:contextualSpacing w:val="0"/>
        <w:rPr>
          <w:b/>
        </w:rPr>
      </w:pPr>
      <w:del w:id="2" w:author="eallan" w:date="2025-07-15T14:54:00Z" w16du:dateUtc="2025-07-15T21:54:00Z">
        <w:r w:rsidDel="00DA3826">
          <w:rPr>
            <w:b/>
            <w:noProof/>
          </w:rPr>
          <mc:AlternateContent>
            <mc:Choice Requires="wps">
              <w:drawing>
                <wp:anchor distT="0" distB="0" distL="114300" distR="114300" simplePos="0" relativeHeight="251660288" behindDoc="0" locked="0" layoutInCell="1" allowOverlap="1" wp14:anchorId="7E09A386" wp14:editId="1DCA3F0C">
                  <wp:simplePos x="0" y="0"/>
                  <wp:positionH relativeFrom="column">
                    <wp:posOffset>-114300</wp:posOffset>
                  </wp:positionH>
                  <wp:positionV relativeFrom="paragraph">
                    <wp:posOffset>2108200</wp:posOffset>
                  </wp:positionV>
                  <wp:extent cx="114300" cy="228600"/>
                  <wp:effectExtent l="0" t="0" r="0" b="0"/>
                  <wp:wrapTight wrapText="bothSides">
                    <wp:wrapPolygon edited="0">
                      <wp:start x="0" y="0"/>
                      <wp:lineTo x="21600" y="0"/>
                      <wp:lineTo x="21600" y="21600"/>
                      <wp:lineTo x="0" y="21600"/>
                      <wp:lineTo x="0" y="0"/>
                    </wp:wrapPolygon>
                  </wp:wrapTight>
                  <wp:docPr id="164446778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43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4C25A4" w14:textId="77777777" w:rsidR="00144190" w:rsidRPr="00D94FB8" w:rsidRDefault="00144190" w:rsidP="00FD22BE">
                              <w:pPr>
                                <w:rPr>
                                  <w:b/>
                                  <w:sz w:val="28"/>
                                </w:rPr>
                              </w:pPr>
                              <w:r>
                                <w:rPr>
                                  <w:b/>
                                  <w:sz w:val="28"/>
                                </w:rPr>
                                <w:t xml:space="preserve">Abstract </w:t>
                              </w:r>
                              <w:r w:rsidRPr="00D94FB8">
                                <w:rPr>
                                  <w:b/>
                                  <w:sz w:val="28"/>
                                </w:rPr>
                                <w:t>Guidance</w:t>
                              </w:r>
                              <w:r>
                                <w:rPr>
                                  <w:b/>
                                  <w:sz w:val="28"/>
                                </w:rPr>
                                <w:t xml:space="preserve"> – remove this box before submitting!</w:t>
                              </w:r>
                            </w:p>
                            <w:p w14:paraId="2D4CEC21" w14:textId="77777777" w:rsidR="00144190" w:rsidRDefault="00144190" w:rsidP="00FD22BE">
                              <w:pPr>
                                <w:pStyle w:val="ListParagraph"/>
                                <w:numPr>
                                  <w:ilvl w:val="0"/>
                                  <w:numId w:val="2"/>
                                </w:numPr>
                              </w:pPr>
                              <w:r w:rsidRPr="00FD22BE">
                                <w:t>No more than approx. 500 words (or 3,000 characters).</w:t>
                              </w:r>
                            </w:p>
                            <w:p w14:paraId="7B0B88DF" w14:textId="77777777" w:rsidR="00144190" w:rsidRDefault="00144190" w:rsidP="00FD22BE">
                              <w:pPr>
                                <w:pStyle w:val="ListParagraph"/>
                                <w:numPr>
                                  <w:ilvl w:val="0"/>
                                  <w:numId w:val="2"/>
                                </w:numPr>
                              </w:pPr>
                              <w:r>
                                <w:t>S</w:t>
                              </w:r>
                              <w:r w:rsidRPr="00FD22BE">
                                <w:t>elf-contained and concisely describe the reason for the work, methodology, results, and conclusions. Uncommon abbreviations should be spelled out at first use. Do not include footnotes or references</w:t>
                              </w:r>
                              <w:r>
                                <w:t>.</w:t>
                              </w:r>
                            </w:p>
                            <w:p w14:paraId="048EDFE1" w14:textId="77777777" w:rsidR="00144190" w:rsidRDefault="00144190" w:rsidP="00FD22BE">
                              <w:pPr>
                                <w:pStyle w:val="ListParagraph"/>
                                <w:numPr>
                                  <w:ilvl w:val="0"/>
                                  <w:numId w:val="2"/>
                                </w:numPr>
                              </w:pPr>
                              <w:r w:rsidRPr="00FD22BE">
                                <w:t>Headings in structured abstracts should be bold and followed by a period. Each heading should begin a new paragraph. For example:</w:t>
                              </w:r>
                            </w:p>
                            <w:p w14:paraId="782F80CB" w14:textId="77777777" w:rsidR="00144190" w:rsidRPr="00FD22BE" w:rsidRDefault="00144190" w:rsidP="00FD22BE">
                              <w:pPr>
                                <w:ind w:left="360"/>
                                <w:rPr>
                                  <w:b/>
                                </w:rPr>
                              </w:pPr>
                              <w:r w:rsidRPr="00FD22BE">
                                <w:rPr>
                                  <w:b/>
                                </w:rPr>
                                <w:t>Background.</w:t>
                              </w:r>
                              <w:r>
                                <w:rPr>
                                  <w:b/>
                                </w:rPr>
                                <w:t xml:space="preserve"> </w:t>
                              </w:r>
                              <w:r w:rsidRPr="00FD22BE">
                                <w:t>The background section text goes here. Next line for new section.</w:t>
                              </w:r>
                            </w:p>
                            <w:p w14:paraId="516CE594" w14:textId="77777777" w:rsidR="00144190" w:rsidRPr="00FD22BE" w:rsidRDefault="00144190" w:rsidP="00FD22BE">
                              <w:pPr>
                                <w:ind w:left="360"/>
                                <w:rPr>
                                  <w:b/>
                                </w:rPr>
                              </w:pPr>
                              <w:r w:rsidRPr="00FD22BE">
                                <w:rPr>
                                  <w:b/>
                                </w:rPr>
                                <w:t>Methods.</w:t>
                              </w:r>
                              <w:r>
                                <w:rPr>
                                  <w:b/>
                                </w:rPr>
                                <w:t xml:space="preserve"> </w:t>
                              </w:r>
                              <w:r w:rsidRPr="00FD22BE">
                                <w:t>Methods section here, then new line.</w:t>
                              </w:r>
                            </w:p>
                            <w:p w14:paraId="59B045F1" w14:textId="77777777" w:rsidR="00144190" w:rsidRPr="00FD22BE" w:rsidRDefault="00144190" w:rsidP="00FD22BE">
                              <w:pPr>
                                <w:ind w:left="360"/>
                                <w:rPr>
                                  <w:b/>
                                </w:rPr>
                              </w:pPr>
                              <w:r w:rsidRPr="00FD22BE">
                                <w:rPr>
                                  <w:b/>
                                </w:rPr>
                                <w:t>Results.</w:t>
                              </w:r>
                              <w:r>
                                <w:rPr>
                                  <w:b/>
                                </w:rPr>
                                <w:t xml:space="preserve"> </w:t>
                              </w:r>
                              <w:r w:rsidRPr="00FD22BE">
                                <w:t>Results section here, then new line.</w:t>
                              </w:r>
                            </w:p>
                            <w:p w14:paraId="5A780CF6" w14:textId="77777777" w:rsidR="00144190" w:rsidRPr="00FD22BE" w:rsidRDefault="00144190" w:rsidP="00FD22BE">
                              <w:pPr>
                                <w:ind w:left="360"/>
                                <w:rPr>
                                  <w:b/>
                                </w:rPr>
                              </w:pPr>
                              <w:r w:rsidRPr="00FD22BE">
                                <w:rPr>
                                  <w:b/>
                                </w:rPr>
                                <w:t>Discussion.</w:t>
                              </w:r>
                              <w:r>
                                <w:rPr>
                                  <w:b/>
                                </w:rPr>
                                <w:t xml:space="preserve"> </w:t>
                              </w:r>
                              <w:r w:rsidRPr="00FD22BE">
                                <w:t>Discussion section here.</w:t>
                              </w:r>
                            </w:p>
                            <w:p w14:paraId="4A960E1C" w14:textId="77777777" w:rsidR="00144190" w:rsidRDefault="00144190" w:rsidP="00FD22BE"/>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09A386" id="Text Box 6" o:spid="_x0000_s1027" type="#_x0000_t202" style="position:absolute;margin-left:-9pt;margin-top:166pt;width:9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" filled="f" stroked="f">
                  <v:path arrowok="t"/>
                  <v:textbox inset=",7.2pt,,7.2pt">
                    <w:txbxContent>
                      <w:p w14:paraId="3D4C25A4" w14:textId="77777777" w:rsidR="00144190" w:rsidRPr="00D94FB8" w:rsidRDefault="00144190" w:rsidP="00FD22BE">
                        <w:pPr>
                          <w:rPr>
                            <w:b/>
                            <w:sz w:val="28"/>
                          </w:rPr>
                        </w:pPr>
                        <w:r>
                          <w:rPr>
                            <w:b/>
                            <w:sz w:val="28"/>
                          </w:rPr>
                          <w:t xml:space="preserve">Abstract </w:t>
                        </w:r>
                        <w:r w:rsidRPr="00D94FB8">
                          <w:rPr>
                            <w:b/>
                            <w:sz w:val="28"/>
                          </w:rPr>
                          <w:t>Guidance</w:t>
                        </w:r>
                        <w:r>
                          <w:rPr>
                            <w:b/>
                            <w:sz w:val="28"/>
                          </w:rPr>
                          <w:t xml:space="preserve"> – remove this box before submitting!</w:t>
                        </w:r>
                      </w:p>
                      <w:p w14:paraId="2D4CEC21" w14:textId="77777777" w:rsidR="00144190" w:rsidRDefault="00144190" w:rsidP="00FD22BE">
                        <w:pPr>
                          <w:pStyle w:val="ListParagraph"/>
                          <w:numPr>
                            <w:ilvl w:val="0"/>
                            <w:numId w:val="2"/>
                          </w:numPr>
                        </w:pPr>
                        <w:r w:rsidRPr="00FD22BE">
                          <w:t>No more than approx. 500 words (or 3,000 characters).</w:t>
                        </w:r>
                      </w:p>
                      <w:p w14:paraId="7B0B88DF" w14:textId="77777777" w:rsidR="00144190" w:rsidRDefault="00144190" w:rsidP="00FD22BE">
                        <w:pPr>
                          <w:pStyle w:val="ListParagraph"/>
                          <w:numPr>
                            <w:ilvl w:val="0"/>
                            <w:numId w:val="2"/>
                          </w:numPr>
                        </w:pPr>
                        <w:r>
                          <w:t>S</w:t>
                        </w:r>
                        <w:r w:rsidRPr="00FD22BE">
                          <w:t>elf-contained and concisely describe the reason for the work, methodology, results, and conclusions. Uncommon abbreviations should be spelled out at first use. Do not include footnotes or references</w:t>
                        </w:r>
                        <w:r>
                          <w:t>.</w:t>
                        </w:r>
                      </w:p>
                      <w:p w14:paraId="048EDFE1" w14:textId="77777777" w:rsidR="00144190" w:rsidRDefault="00144190" w:rsidP="00FD22BE">
                        <w:pPr>
                          <w:pStyle w:val="ListParagraph"/>
                          <w:numPr>
                            <w:ilvl w:val="0"/>
                            <w:numId w:val="2"/>
                          </w:numPr>
                        </w:pPr>
                        <w:r w:rsidRPr="00FD22BE">
                          <w:t>Headings in structured abstracts should be bold and followed by a period. Each heading should begin a new paragraph. For example:</w:t>
                        </w:r>
                      </w:p>
                      <w:p w14:paraId="782F80CB" w14:textId="77777777" w:rsidR="00144190" w:rsidRPr="00FD22BE" w:rsidRDefault="00144190" w:rsidP="00FD22BE">
                        <w:pPr>
                          <w:ind w:left="360"/>
                          <w:rPr>
                            <w:b/>
                          </w:rPr>
                        </w:pPr>
                        <w:r w:rsidRPr="00FD22BE">
                          <w:rPr>
                            <w:b/>
                          </w:rPr>
                          <w:t>Background.</w:t>
                        </w:r>
                        <w:r>
                          <w:rPr>
                            <w:b/>
                          </w:rPr>
                          <w:t xml:space="preserve"> </w:t>
                        </w:r>
                        <w:r w:rsidRPr="00FD22BE">
                          <w:t>The background section text goes here. Next line for new section.</w:t>
                        </w:r>
                      </w:p>
                      <w:p w14:paraId="516CE594" w14:textId="77777777" w:rsidR="00144190" w:rsidRPr="00FD22BE" w:rsidRDefault="00144190" w:rsidP="00FD22BE">
                        <w:pPr>
                          <w:ind w:left="360"/>
                          <w:rPr>
                            <w:b/>
                          </w:rPr>
                        </w:pPr>
                        <w:r w:rsidRPr="00FD22BE">
                          <w:rPr>
                            <w:b/>
                          </w:rPr>
                          <w:t>Methods.</w:t>
                        </w:r>
                        <w:r>
                          <w:rPr>
                            <w:b/>
                          </w:rPr>
                          <w:t xml:space="preserve"> </w:t>
                        </w:r>
                        <w:r w:rsidRPr="00FD22BE">
                          <w:t>Methods section here, then new line.</w:t>
                        </w:r>
                      </w:p>
                      <w:p w14:paraId="59B045F1" w14:textId="77777777" w:rsidR="00144190" w:rsidRPr="00FD22BE" w:rsidRDefault="00144190" w:rsidP="00FD22BE">
                        <w:pPr>
                          <w:ind w:left="360"/>
                          <w:rPr>
                            <w:b/>
                          </w:rPr>
                        </w:pPr>
                        <w:r w:rsidRPr="00FD22BE">
                          <w:rPr>
                            <w:b/>
                          </w:rPr>
                          <w:t>Results.</w:t>
                        </w:r>
                        <w:r>
                          <w:rPr>
                            <w:b/>
                          </w:rPr>
                          <w:t xml:space="preserve"> </w:t>
                        </w:r>
                        <w:r w:rsidRPr="00FD22BE">
                          <w:t>Results section here, then new line.</w:t>
                        </w:r>
                      </w:p>
                      <w:p w14:paraId="5A780CF6" w14:textId="77777777" w:rsidR="00144190" w:rsidRPr="00FD22BE" w:rsidRDefault="00144190" w:rsidP="00FD22BE">
                        <w:pPr>
                          <w:ind w:left="360"/>
                          <w:rPr>
                            <w:b/>
                          </w:rPr>
                        </w:pPr>
                        <w:r w:rsidRPr="00FD22BE">
                          <w:rPr>
                            <w:b/>
                          </w:rPr>
                          <w:t>Discussion.</w:t>
                        </w:r>
                        <w:r>
                          <w:rPr>
                            <w:b/>
                          </w:rPr>
                          <w:t xml:space="preserve"> </w:t>
                        </w:r>
                        <w:r w:rsidRPr="00FD22BE">
                          <w:t>Discussion section here.</w:t>
                        </w:r>
                      </w:p>
                      <w:p w14:paraId="4A960E1C" w14:textId="77777777" w:rsidR="00144190" w:rsidRDefault="00144190" w:rsidP="00FD22BE"/>
                    </w:txbxContent>
                  </v:textbox>
                  <w10:wrap type="tight"/>
                </v:shape>
              </w:pict>
            </mc:Fallback>
          </mc:AlternateContent>
        </w:r>
      </w:del>
      <w:r w:rsidR="00D94FB8" w:rsidRPr="008E3EA1">
        <w:rPr>
          <w:b/>
          <w:sz w:val="28"/>
        </w:rPr>
        <w:t>I</w:t>
      </w:r>
      <w:r w:rsidR="00B45195">
        <w:rPr>
          <w:b/>
          <w:sz w:val="28"/>
        </w:rPr>
        <w:t>ntroduction</w:t>
      </w:r>
    </w:p>
    <w:p w14:paraId="38345CF4" w14:textId="72BB3EA8" w:rsidR="00DA3826" w:rsidRDefault="00EA501C" w:rsidP="00DA3826">
      <w:pPr>
        <w:pStyle w:val="Normal1"/>
        <w:contextualSpacing w:val="0"/>
        <w:rPr>
          <w:ins w:id="3" w:author="eallan" w:date="2025-07-15T15:01:00Z" w16du:dateUtc="2025-07-15T22:01:00Z"/>
          <w:rFonts w:ascii="Times" w:hAnsi="Times"/>
          <w:sz w:val="24"/>
        </w:rPr>
      </w:pPr>
      <w:r w:rsidRPr="00EA501C">
        <w:rPr>
          <w:rFonts w:ascii="Times" w:hAnsi="Times"/>
          <w:sz w:val="24"/>
        </w:rPr>
        <w:t>Since the first applications of detecting environmental DNA (eDNA) in water samples, many papers have been written comparing methodological choices in eDNA sample processing. Most of these have used more general primers to look at many species using a metabarcoding approach (</w:t>
      </w:r>
      <w:r>
        <w:rPr>
          <w:rFonts w:ascii="Times" w:hAnsi="Times"/>
          <w:sz w:val="24"/>
        </w:rPr>
        <w:t xml:space="preserve">e.g., </w:t>
      </w:r>
      <w:r w:rsidRPr="00EA501C">
        <w:rPr>
          <w:rFonts w:ascii="Times" w:hAnsi="Times"/>
          <w:sz w:val="24"/>
        </w:rPr>
        <w:t xml:space="preserve">Deiner et al. 2015, Djurhuus et al. 2017, </w:t>
      </w:r>
      <w:proofErr w:type="spellStart"/>
      <w:r w:rsidRPr="00EA501C">
        <w:rPr>
          <w:rFonts w:ascii="Times" w:hAnsi="Times"/>
          <w:sz w:val="24"/>
        </w:rPr>
        <w:t>Majaneva</w:t>
      </w:r>
      <w:proofErr w:type="spellEnd"/>
      <w:r w:rsidRPr="00EA501C">
        <w:rPr>
          <w:rFonts w:ascii="Times" w:hAnsi="Times"/>
          <w:sz w:val="24"/>
        </w:rPr>
        <w:t xml:space="preserve"> et al. 2018, Li et al. 2018, Deiner et al. 2018, Coutant et al. 2021, e.g., </w:t>
      </w:r>
      <w:proofErr w:type="spellStart"/>
      <w:r w:rsidRPr="00EA501C">
        <w:rPr>
          <w:rFonts w:ascii="Times" w:hAnsi="Times"/>
          <w:sz w:val="24"/>
        </w:rPr>
        <w:t>Bizzozzero</w:t>
      </w:r>
      <w:proofErr w:type="spellEnd"/>
      <w:r w:rsidRPr="00EA501C">
        <w:rPr>
          <w:rFonts w:ascii="Times" w:hAnsi="Times"/>
          <w:sz w:val="24"/>
        </w:rPr>
        <w:t xml:space="preserve"> et al. 2024, Bowen et al. 2024, Liu et al. 2024). The results of such methods comparisons often demonstrate small differences between either richness or relative abundance of taxa detected but it is unclear which is the “right” or “best” protocol. </w:t>
      </w:r>
      <w:moveToRangeStart w:id="4" w:author="eallan" w:date="2025-07-15T14:56:00Z" w:name="move203483831"/>
      <w:moveTo w:id="5" w:author="eallan" w:date="2025-07-15T14:56:00Z" w16du:dateUtc="2025-07-15T21:56:00Z">
        <w:r w:rsidR="00DA3826">
          <w:rPr>
            <w:rFonts w:ascii="Times" w:hAnsi="Times"/>
            <w:sz w:val="24"/>
          </w:rPr>
          <w:t>Other</w:t>
        </w:r>
        <w:r w:rsidR="00DA3826" w:rsidRPr="00EA501C">
          <w:rPr>
            <w:rFonts w:ascii="Times" w:hAnsi="Times"/>
            <w:sz w:val="24"/>
          </w:rPr>
          <w:t xml:space="preserve"> papers have investigated the effect of methodological choices on a single target species (</w:t>
        </w:r>
        <w:r w:rsidR="00DA3826">
          <w:rPr>
            <w:rFonts w:ascii="Times" w:hAnsi="Times"/>
            <w:sz w:val="24"/>
          </w:rPr>
          <w:t xml:space="preserve">e.g., </w:t>
        </w:r>
        <w:r w:rsidR="00DA3826" w:rsidRPr="00EA501C">
          <w:rPr>
            <w:rFonts w:ascii="Times" w:hAnsi="Times"/>
            <w:sz w:val="24"/>
          </w:rPr>
          <w:t xml:space="preserve">Liang and Keeley 2013, Eichmiller et al. 2015, Minamoto et al. 2016, Spens et al. 2017, </w:t>
        </w:r>
        <w:proofErr w:type="spellStart"/>
        <w:r w:rsidR="00DA3826" w:rsidRPr="00EA501C">
          <w:rPr>
            <w:rFonts w:ascii="Times" w:hAnsi="Times"/>
            <w:sz w:val="24"/>
          </w:rPr>
          <w:t>Hinlo</w:t>
        </w:r>
        <w:proofErr w:type="spellEnd"/>
        <w:r w:rsidR="00DA3826" w:rsidRPr="00EA501C">
          <w:rPr>
            <w:rFonts w:ascii="Times" w:hAnsi="Times"/>
            <w:sz w:val="24"/>
          </w:rPr>
          <w:t xml:space="preserve"> et al. 2017, Capo et al. 2020, </w:t>
        </w:r>
        <w:proofErr w:type="spellStart"/>
        <w:r w:rsidR="00DA3826" w:rsidRPr="00EA501C">
          <w:rPr>
            <w:rFonts w:ascii="Times" w:hAnsi="Times"/>
            <w:sz w:val="24"/>
          </w:rPr>
          <w:t>Mauvisseau</w:t>
        </w:r>
        <w:proofErr w:type="spellEnd"/>
        <w:r w:rsidR="00DA3826" w:rsidRPr="00EA501C">
          <w:rPr>
            <w:rFonts w:ascii="Times" w:hAnsi="Times"/>
            <w:sz w:val="24"/>
          </w:rPr>
          <w:t xml:space="preserve"> et al. 2021, Fukuzawa et al. 2023, García et al. 2024)</w:t>
        </w:r>
        <w:r w:rsidR="00DA3826">
          <w:rPr>
            <w:rFonts w:ascii="Times" w:hAnsi="Times"/>
            <w:sz w:val="24"/>
          </w:rPr>
          <w:t xml:space="preserve"> with some common findings such as volume increases probability of detection but often having conflicting results on the “best” preservation or extraction method. </w:t>
        </w:r>
        <w:del w:id="6" w:author="eallan" w:date="2025-07-15T15:11:00Z" w16du:dateUtc="2025-07-15T22:11:00Z">
          <w:r w:rsidR="00DA3826" w:rsidDel="00DA3826">
            <w:rPr>
              <w:rFonts w:ascii="Times" w:hAnsi="Times"/>
              <w:sz w:val="24"/>
            </w:rPr>
            <w:delText>T</w:delText>
          </w:r>
          <w:r w:rsidR="00DA3826" w:rsidRPr="00EA501C" w:rsidDel="00DA3826">
            <w:rPr>
              <w:rFonts w:ascii="Times" w:hAnsi="Times"/>
              <w:sz w:val="24"/>
            </w:rPr>
            <w:delText>o our knowledge, no papers have discussed how to combine data collected from different collection and processing protocols. Here, we focus on the first stages of sample collection and processing by comparing the volume of water sampled, the filter pore size, preservation method, and extraction method for a single target vertebrate species, bottlenose dolphin (</w:delText>
          </w:r>
          <w:r w:rsidR="00DA3826" w:rsidRPr="00EA501C" w:rsidDel="00DA3826">
            <w:rPr>
              <w:rFonts w:ascii="Times" w:hAnsi="Times"/>
              <w:i/>
              <w:iCs/>
              <w:sz w:val="24"/>
            </w:rPr>
            <w:delText>Tursiops truncatus</w:delText>
          </w:r>
          <w:r w:rsidR="00DA3826" w:rsidRPr="00EA501C" w:rsidDel="00DA3826">
            <w:rPr>
              <w:rFonts w:ascii="Times" w:hAnsi="Times"/>
              <w:sz w:val="24"/>
            </w:rPr>
            <w:delText>)</w:delText>
          </w:r>
          <w:r w:rsidR="00DA3826" w:rsidDel="00DA3826">
            <w:rPr>
              <w:rFonts w:ascii="Times" w:hAnsi="Times"/>
              <w:sz w:val="24"/>
            </w:rPr>
            <w:delText xml:space="preserve"> in shallow, nearshore seawater. We aim to present a generalizable framework for decision making for targeted eDNA studies and a framework for responsibly combining data collected using different methodological approaches</w:delText>
          </w:r>
          <w:r w:rsidR="00DA3826" w:rsidRPr="00EA501C" w:rsidDel="00DA3826">
            <w:rPr>
              <w:rFonts w:ascii="Times" w:hAnsi="Times"/>
              <w:sz w:val="24"/>
            </w:rPr>
            <w:delText>.</w:delText>
          </w:r>
        </w:del>
      </w:moveTo>
    </w:p>
    <w:p w14:paraId="4C14F741" w14:textId="77777777" w:rsidR="00DA3826" w:rsidRDefault="00DA3826" w:rsidP="00DA3826">
      <w:pPr>
        <w:pStyle w:val="Normal1"/>
        <w:contextualSpacing w:val="0"/>
        <w:rPr>
          <w:ins w:id="7" w:author="eallan" w:date="2025-07-15T15:01:00Z" w16du:dateUtc="2025-07-15T22:01:00Z"/>
          <w:rFonts w:ascii="Times" w:hAnsi="Times"/>
          <w:sz w:val="24"/>
        </w:rPr>
      </w:pPr>
    </w:p>
    <w:p w14:paraId="1DFC8A0A" w14:textId="0C9AA9AB" w:rsidR="00DA3826" w:rsidRDefault="00DA3826" w:rsidP="00DA3826">
      <w:pPr>
        <w:pStyle w:val="Normal1"/>
        <w:contextualSpacing w:val="0"/>
        <w:rPr>
          <w:ins w:id="8" w:author="eallan" w:date="2025-07-15T14:58:00Z" w16du:dateUtc="2025-07-15T21:58:00Z"/>
          <w:rFonts w:ascii="Times" w:hAnsi="Times"/>
          <w:sz w:val="24"/>
        </w:rPr>
      </w:pPr>
      <w:commentRangeStart w:id="9"/>
      <w:ins w:id="10" w:author="eallan" w:date="2025-07-15T15:01:00Z" w16du:dateUtc="2025-07-15T22:01:00Z">
        <w:r>
          <w:rPr>
            <w:rFonts w:ascii="Times" w:hAnsi="Times"/>
            <w:sz w:val="24"/>
          </w:rPr>
          <w:t xml:space="preserve">It is important to </w:t>
        </w:r>
      </w:ins>
      <w:ins w:id="11" w:author="eallan" w:date="2025-07-15T15:02:00Z" w16du:dateUtc="2025-07-15T22:02:00Z">
        <w:r>
          <w:rPr>
            <w:rFonts w:ascii="Times" w:hAnsi="Times"/>
            <w:sz w:val="24"/>
          </w:rPr>
          <w:t xml:space="preserve">clarify what metric is being used to optimize methodological choices. In a multi-species, metabarcoding approach, it is likely richness. </w:t>
        </w:r>
      </w:ins>
      <w:ins w:id="12" w:author="eallan" w:date="2025-07-15T15:03:00Z" w16du:dateUtc="2025-07-15T22:03:00Z">
        <w:r>
          <w:rPr>
            <w:rFonts w:ascii="Times" w:hAnsi="Times"/>
            <w:sz w:val="24"/>
          </w:rPr>
          <w:t xml:space="preserve">For a single species approach, the metric to maximize is likely probability of detection of the species of interest and/or the highest concentrations of the species of </w:t>
        </w:r>
      </w:ins>
      <w:ins w:id="13" w:author="eallan" w:date="2025-07-15T15:04:00Z" w16du:dateUtc="2025-07-15T22:04:00Z">
        <w:r>
          <w:rPr>
            <w:rFonts w:ascii="Times" w:hAnsi="Times"/>
            <w:sz w:val="24"/>
          </w:rPr>
          <w:t>interest</w:t>
        </w:r>
      </w:ins>
      <w:ins w:id="14" w:author="eallan" w:date="2025-07-15T15:03:00Z" w16du:dateUtc="2025-07-15T22:03:00Z">
        <w:r>
          <w:rPr>
            <w:rFonts w:ascii="Times" w:hAnsi="Times"/>
            <w:sz w:val="24"/>
          </w:rPr>
          <w:t xml:space="preserve"> (i.e., “target</w:t>
        </w:r>
      </w:ins>
      <w:ins w:id="15" w:author="eallan" w:date="2025-07-15T15:04:00Z" w16du:dateUtc="2025-07-15T22:04:00Z">
        <w:r>
          <w:rPr>
            <w:rFonts w:ascii="Times" w:hAnsi="Times"/>
            <w:sz w:val="24"/>
          </w:rPr>
          <w:t xml:space="preserve"> DNA”). However, total DNA is much easier and cheaper to quantify than target DNA and therefore can be used as a proxy and become the </w:t>
        </w:r>
      </w:ins>
      <w:ins w:id="16" w:author="eallan" w:date="2025-07-15T15:05:00Z" w16du:dateUtc="2025-07-15T22:05:00Z">
        <w:r>
          <w:rPr>
            <w:rFonts w:ascii="Times" w:hAnsi="Times"/>
            <w:sz w:val="24"/>
          </w:rPr>
          <w:t>metric of optimization</w:t>
        </w:r>
      </w:ins>
      <w:ins w:id="17" w:author="eallan" w:date="2025-07-15T15:01:00Z" w16du:dateUtc="2025-07-15T22:01:00Z">
        <w:r w:rsidRPr="00EA501C">
          <w:rPr>
            <w:rFonts w:ascii="Times" w:hAnsi="Times"/>
            <w:sz w:val="24"/>
          </w:rPr>
          <w:t>,</w:t>
        </w:r>
      </w:ins>
      <w:ins w:id="18" w:author="eallan" w:date="2025-07-15T15:05:00Z" w16du:dateUtc="2025-07-15T22:05:00Z">
        <w:r>
          <w:rPr>
            <w:rFonts w:ascii="Times" w:hAnsi="Times"/>
            <w:sz w:val="24"/>
          </w:rPr>
          <w:t xml:space="preserve"> with the underlying</w:t>
        </w:r>
      </w:ins>
      <w:ins w:id="19" w:author="eallan" w:date="2025-07-15T15:01:00Z" w16du:dateUtc="2025-07-15T22:01:00Z">
        <w:r w:rsidRPr="00EA501C">
          <w:rPr>
            <w:rFonts w:ascii="Times" w:hAnsi="Times"/>
            <w:sz w:val="24"/>
          </w:rPr>
          <w:t xml:space="preserve"> </w:t>
        </w:r>
      </w:ins>
      <w:ins w:id="20" w:author="eallan" w:date="2025-07-15T15:05:00Z" w16du:dateUtc="2025-07-15T22:05:00Z">
        <w:r>
          <w:rPr>
            <w:rFonts w:ascii="Times" w:hAnsi="Times"/>
            <w:sz w:val="24"/>
          </w:rPr>
          <w:t>assumption</w:t>
        </w:r>
      </w:ins>
      <w:ins w:id="21" w:author="eallan" w:date="2025-07-15T15:01:00Z" w16du:dateUtc="2025-07-15T22:01:00Z">
        <w:r w:rsidRPr="00EA501C">
          <w:rPr>
            <w:rFonts w:ascii="Times" w:hAnsi="Times"/>
            <w:sz w:val="24"/>
          </w:rPr>
          <w:t xml:space="preserve"> that more total DNA will yield more target DNA. However, this may not always be true and may vary with the target taxa (i.e., microbes vs. metazoans). </w:t>
        </w:r>
        <w:r w:rsidRPr="00DA3826">
          <w:rPr>
            <w:rFonts w:ascii="Times" w:hAnsi="Times"/>
            <w:sz w:val="24"/>
          </w:rPr>
          <w:t xml:space="preserve">For example, </w:t>
        </w:r>
        <w:r>
          <w:rPr>
            <w:rFonts w:ascii="Times" w:hAnsi="Times"/>
            <w:sz w:val="24"/>
          </w:rPr>
          <w:t xml:space="preserve">smaller pore size filters </w:t>
        </w:r>
        <w:r w:rsidRPr="00DA3826">
          <w:rPr>
            <w:rFonts w:ascii="Times" w:hAnsi="Times"/>
            <w:sz w:val="24"/>
          </w:rPr>
          <w:t>(e.g., 0.</w:t>
        </w:r>
        <w:r>
          <w:rPr>
            <w:rFonts w:ascii="Times" w:hAnsi="Times"/>
            <w:sz w:val="24"/>
          </w:rPr>
          <w:t>22 or 0.</w:t>
        </w:r>
        <w:r w:rsidRPr="00DA3826">
          <w:rPr>
            <w:rFonts w:ascii="Times" w:hAnsi="Times"/>
            <w:sz w:val="24"/>
          </w:rPr>
          <w:t xml:space="preserve">45 µm) </w:t>
        </w:r>
        <w:r>
          <w:rPr>
            <w:rFonts w:ascii="Times" w:hAnsi="Times"/>
            <w:sz w:val="24"/>
          </w:rPr>
          <w:t>are often used when targeting microbes as microbial DNA is abundant relative to metazoan DNA in the environment due to higher cell densities and smaller particle sizes</w:t>
        </w:r>
      </w:ins>
      <w:ins w:id="22" w:author="eallan" w:date="2025-07-17T06:27:00Z" w16du:dateUtc="2025-07-17T13:27:00Z">
        <w:r w:rsidR="007B6865">
          <w:rPr>
            <w:rFonts w:ascii="Times" w:hAnsi="Times"/>
            <w:sz w:val="24"/>
          </w:rPr>
          <w:t xml:space="preserve"> (Power et al. 2023)</w:t>
        </w:r>
      </w:ins>
      <w:ins w:id="23" w:author="eallan" w:date="2025-07-15T15:01:00Z" w16du:dateUtc="2025-07-15T22:01:00Z">
        <w:r>
          <w:rPr>
            <w:rFonts w:ascii="Times" w:hAnsi="Times"/>
            <w:sz w:val="24"/>
          </w:rPr>
          <w:t xml:space="preserve">. In contrast, metazoan DNA (e.g., dolphins) be definition is often found </w:t>
        </w:r>
        <w:r>
          <w:rPr>
            <w:rFonts w:ascii="Times" w:hAnsi="Times"/>
            <w:sz w:val="24"/>
          </w:rPr>
          <w:lastRenderedPageBreak/>
          <w:t xml:space="preserve">as larger particle sizes from sources like larger </w:t>
        </w:r>
        <w:proofErr w:type="gramStart"/>
        <w:r>
          <w:rPr>
            <w:rFonts w:ascii="Times" w:hAnsi="Times"/>
            <w:sz w:val="24"/>
          </w:rPr>
          <w:t>animals</w:t>
        </w:r>
        <w:proofErr w:type="gramEnd"/>
        <w:r>
          <w:rPr>
            <w:rFonts w:ascii="Times" w:hAnsi="Times"/>
            <w:sz w:val="24"/>
          </w:rPr>
          <w:t xml:space="preserve"> cells or tissue fragments in the water column and therefore larger pore size filters (e.g., </w:t>
        </w:r>
        <w:r w:rsidRPr="00DA3826">
          <w:rPr>
            <w:rFonts w:ascii="Times" w:hAnsi="Times"/>
            <w:sz w:val="24"/>
          </w:rPr>
          <w:t>5 µm</w:t>
        </w:r>
        <w:r>
          <w:rPr>
            <w:rFonts w:ascii="Times" w:hAnsi="Times"/>
            <w:sz w:val="24"/>
          </w:rPr>
          <w:t xml:space="preserve">) more effectively capture metazoan DNA while reducing capture of microbial DNA. </w:t>
        </w:r>
      </w:ins>
      <w:ins w:id="24" w:author="eallan" w:date="2025-07-15T15:05:00Z" w16du:dateUtc="2025-07-15T22:05:00Z">
        <w:r>
          <w:rPr>
            <w:rFonts w:ascii="Times" w:hAnsi="Times"/>
            <w:sz w:val="24"/>
          </w:rPr>
          <w:t xml:space="preserve">Therefore, it is important to bear in mind that different target taxa might have different optimal </w:t>
        </w:r>
      </w:ins>
      <w:ins w:id="25" w:author="eallan" w:date="2025-07-15T15:07:00Z" w16du:dateUtc="2025-07-15T22:07:00Z">
        <w:r>
          <w:rPr>
            <w:rFonts w:ascii="Times" w:hAnsi="Times"/>
            <w:sz w:val="24"/>
          </w:rPr>
          <w:t>protocols,</w:t>
        </w:r>
      </w:ins>
      <w:ins w:id="26" w:author="eallan" w:date="2025-07-15T15:05:00Z" w16du:dateUtc="2025-07-15T22:05:00Z">
        <w:r>
          <w:rPr>
            <w:rFonts w:ascii="Times" w:hAnsi="Times"/>
            <w:sz w:val="24"/>
          </w:rPr>
          <w:t xml:space="preserve"> and </w:t>
        </w:r>
      </w:ins>
      <w:ins w:id="27" w:author="eallan" w:date="2025-07-15T15:06:00Z" w16du:dateUtc="2025-07-15T22:06:00Z">
        <w:r>
          <w:rPr>
            <w:rFonts w:ascii="Times" w:hAnsi="Times"/>
            <w:sz w:val="24"/>
          </w:rPr>
          <w:t xml:space="preserve">the same protocol might not work best for microbes as dolphins. </w:t>
        </w:r>
      </w:ins>
      <w:ins w:id="28" w:author="eallan" w:date="2025-07-15T15:07:00Z" w16du:dateUtc="2025-07-15T22:07:00Z">
        <w:r>
          <w:rPr>
            <w:rFonts w:ascii="Times" w:hAnsi="Times"/>
            <w:sz w:val="24"/>
          </w:rPr>
          <w:t>Furthermore, even if the target is considered, more total DNA might not always result in the maximum target DNA. Target DNA will</w:t>
        </w:r>
      </w:ins>
      <w:ins w:id="29" w:author="eallan" w:date="2025-07-15T15:08:00Z" w16du:dateUtc="2025-07-15T22:08:00Z">
        <w:r>
          <w:rPr>
            <w:rFonts w:ascii="Times" w:hAnsi="Times"/>
            <w:sz w:val="24"/>
          </w:rPr>
          <w:t xml:space="preserve"> always be a fraction of total DNA and the rate at which total DNA increases might not be the same as the rate at which target DNA increases. In cases where the target is particularly rare, </w:t>
        </w:r>
      </w:ins>
      <w:ins w:id="30" w:author="eallan" w:date="2025-07-15T15:09:00Z" w16du:dateUtc="2025-07-15T22:09:00Z">
        <w:r>
          <w:rPr>
            <w:rFonts w:ascii="Times" w:hAnsi="Times"/>
            <w:sz w:val="24"/>
          </w:rPr>
          <w:t>this might lead</w:t>
        </w:r>
      </w:ins>
      <w:ins w:id="31" w:author="eallan" w:date="2025-07-15T15:08:00Z" w16du:dateUtc="2025-07-15T22:08:00Z">
        <w:r>
          <w:rPr>
            <w:rFonts w:ascii="Times" w:hAnsi="Times"/>
            <w:sz w:val="24"/>
          </w:rPr>
          <w:t xml:space="preserve"> to a proportional</w:t>
        </w:r>
      </w:ins>
      <w:ins w:id="32" w:author="eallan" w:date="2025-07-15T15:09:00Z" w16du:dateUtc="2025-07-15T22:09:00Z">
        <w:r>
          <w:rPr>
            <w:rFonts w:ascii="Times" w:hAnsi="Times"/>
            <w:sz w:val="24"/>
          </w:rPr>
          <w:t>ly</w:t>
        </w:r>
      </w:ins>
      <w:ins w:id="33" w:author="eallan" w:date="2025-07-15T15:08:00Z" w16du:dateUtc="2025-07-15T22:08:00Z">
        <w:r>
          <w:rPr>
            <w:rFonts w:ascii="Times" w:hAnsi="Times"/>
            <w:sz w:val="24"/>
          </w:rPr>
          <w:t xml:space="preserve"> larger haystack </w:t>
        </w:r>
      </w:ins>
      <w:ins w:id="34" w:author="eallan" w:date="2025-07-15T15:09:00Z" w16du:dateUtc="2025-07-15T22:09:00Z">
        <w:r>
          <w:rPr>
            <w:rFonts w:ascii="Times" w:hAnsi="Times"/>
            <w:sz w:val="24"/>
          </w:rPr>
          <w:t xml:space="preserve">to find a needle. </w:t>
        </w:r>
      </w:ins>
      <w:ins w:id="35" w:author="eallan" w:date="2025-07-15T15:11:00Z" w16du:dateUtc="2025-07-15T22:11:00Z">
        <w:r w:rsidRPr="00EA501C">
          <w:rPr>
            <w:rFonts w:ascii="Times" w:hAnsi="Times"/>
            <w:sz w:val="24"/>
          </w:rPr>
          <w:t>Here, we focus on the first stages of sample collection and processing by comparing the volume of water sampled, the filter pore size, preservation method, and extraction method for a single target vertebrate species, bottlenose dolphin (</w:t>
        </w:r>
        <w:r w:rsidRPr="00EA501C">
          <w:rPr>
            <w:rFonts w:ascii="Times" w:hAnsi="Times"/>
            <w:i/>
            <w:iCs/>
            <w:sz w:val="24"/>
          </w:rPr>
          <w:t>Tursiops truncatus</w:t>
        </w:r>
        <w:r w:rsidRPr="00EA501C">
          <w:rPr>
            <w:rFonts w:ascii="Times" w:hAnsi="Times"/>
            <w:sz w:val="24"/>
          </w:rPr>
          <w:t>)</w:t>
        </w:r>
        <w:r>
          <w:rPr>
            <w:rFonts w:ascii="Times" w:hAnsi="Times"/>
            <w:sz w:val="24"/>
          </w:rPr>
          <w:t xml:space="preserve"> in shallow, nearshore seawater. </w:t>
        </w:r>
        <w:r>
          <w:rPr>
            <w:rFonts w:ascii="Times" w:hAnsi="Times"/>
            <w:sz w:val="24"/>
          </w:rPr>
          <w:t>We</w:t>
        </w:r>
      </w:ins>
      <w:ins w:id="36" w:author="eallan" w:date="2025-07-15T15:09:00Z" w16du:dateUtc="2025-07-15T22:09:00Z">
        <w:r>
          <w:rPr>
            <w:rFonts w:ascii="Times" w:hAnsi="Times"/>
            <w:sz w:val="24"/>
          </w:rPr>
          <w:t xml:space="preserve"> </w:t>
        </w:r>
      </w:ins>
      <w:ins w:id="37" w:author="eallan" w:date="2025-07-15T15:11:00Z" w16du:dateUtc="2025-07-15T22:11:00Z">
        <w:r>
          <w:rPr>
            <w:rFonts w:ascii="Times" w:hAnsi="Times"/>
            <w:sz w:val="24"/>
          </w:rPr>
          <w:t>evaluate how</w:t>
        </w:r>
      </w:ins>
      <w:ins w:id="38" w:author="eallan" w:date="2025-07-15T15:09:00Z" w16du:dateUtc="2025-07-15T22:09:00Z">
        <w:r>
          <w:rPr>
            <w:rFonts w:ascii="Times" w:hAnsi="Times"/>
            <w:sz w:val="24"/>
          </w:rPr>
          <w:t xml:space="preserve"> methodological choices affect total DNA, target DNA, and the ratio of </w:t>
        </w:r>
        <w:proofErr w:type="spellStart"/>
        <w:r>
          <w:rPr>
            <w:rFonts w:ascii="Times" w:hAnsi="Times"/>
            <w:sz w:val="24"/>
          </w:rPr>
          <w:t>target:total</w:t>
        </w:r>
        <w:proofErr w:type="spellEnd"/>
        <w:r>
          <w:rPr>
            <w:rFonts w:ascii="Times" w:hAnsi="Times"/>
            <w:sz w:val="24"/>
          </w:rPr>
          <w:t xml:space="preserve"> DNA recovery</w:t>
        </w:r>
      </w:ins>
      <w:ins w:id="39" w:author="eallan" w:date="2025-07-15T15:10:00Z" w16du:dateUtc="2025-07-15T22:10:00Z">
        <w:r>
          <w:rPr>
            <w:rFonts w:ascii="Times" w:hAnsi="Times"/>
            <w:sz w:val="24"/>
          </w:rPr>
          <w:t xml:space="preserve">. </w:t>
        </w:r>
      </w:ins>
      <w:ins w:id="40" w:author="eallan" w:date="2025-07-15T15:11:00Z" w16du:dateUtc="2025-07-15T22:11:00Z">
        <w:r>
          <w:rPr>
            <w:rFonts w:ascii="Times" w:hAnsi="Times"/>
            <w:sz w:val="24"/>
          </w:rPr>
          <w:t>T</w:t>
        </w:r>
        <w:r w:rsidRPr="00EA501C">
          <w:rPr>
            <w:rFonts w:ascii="Times" w:hAnsi="Times"/>
            <w:sz w:val="24"/>
          </w:rPr>
          <w:t xml:space="preserve">o our knowledge, no papers have discussed how to combine data collected from different collection and processing protocols. </w:t>
        </w:r>
        <w:r>
          <w:rPr>
            <w:rFonts w:ascii="Times" w:hAnsi="Times"/>
            <w:sz w:val="24"/>
          </w:rPr>
          <w:t>We aim to present a generalizable framework for decision making for targeted eDNA studies and a framework for responsibly combining data collected using different methodological approaches</w:t>
        </w:r>
        <w:r w:rsidRPr="00EA501C">
          <w:rPr>
            <w:rFonts w:ascii="Times" w:hAnsi="Times"/>
            <w:sz w:val="24"/>
          </w:rPr>
          <w:t>.</w:t>
        </w:r>
      </w:ins>
      <w:commentRangeEnd w:id="9"/>
      <w:ins w:id="41" w:author="eallan" w:date="2025-07-17T06:28:00Z" w16du:dateUtc="2025-07-17T13:28:00Z">
        <w:r w:rsidR="007B6865">
          <w:rPr>
            <w:rStyle w:val="CommentReference"/>
          </w:rPr>
          <w:commentReference w:id="9"/>
        </w:r>
      </w:ins>
    </w:p>
    <w:p w14:paraId="7EBB3B87" w14:textId="714FBAFF" w:rsidR="00DA3826" w:rsidRDefault="007B6865" w:rsidP="00DA3826">
      <w:pPr>
        <w:pStyle w:val="Normal1"/>
        <w:contextualSpacing w:val="0"/>
        <w:rPr>
          <w:ins w:id="42" w:author="eallan" w:date="2025-07-15T14:59:00Z" w16du:dateUtc="2025-07-15T21:59:00Z"/>
          <w:rFonts w:ascii="Times" w:hAnsi="Times"/>
          <w:sz w:val="24"/>
        </w:rPr>
      </w:pPr>
      <w:ins w:id="43" w:author="eallan" w:date="2025-07-17T06:28:00Z" w16du:dateUtc="2025-07-17T13:28:00Z">
        <w:r>
          <w:rPr>
            <w:rFonts w:ascii="Times" w:hAnsi="Times"/>
            <w:sz w:val="24"/>
          </w:rPr>
          <w:t>s</w:t>
        </w:r>
      </w:ins>
    </w:p>
    <w:p w14:paraId="122B0FFC" w14:textId="40BE0D20" w:rsidR="00DA3826" w:rsidDel="00DA3826" w:rsidRDefault="00DA3826" w:rsidP="00DA3826">
      <w:pPr>
        <w:pStyle w:val="Normal1"/>
        <w:contextualSpacing w:val="0"/>
        <w:rPr>
          <w:del w:id="44" w:author="eallan" w:date="2025-07-15T15:00:00Z" w16du:dateUtc="2025-07-15T22:00:00Z"/>
          <w:moveTo w:id="45" w:author="eallan" w:date="2025-07-15T14:56:00Z" w16du:dateUtc="2025-07-15T21:56:00Z"/>
          <w:rFonts w:ascii="Times" w:hAnsi="Times"/>
          <w:sz w:val="24"/>
        </w:rPr>
      </w:pPr>
    </w:p>
    <w:moveToRangeEnd w:id="4"/>
    <w:p w14:paraId="6EDC62C7" w14:textId="43E8AE4E" w:rsidR="00F76194" w:rsidDel="00DA3826" w:rsidRDefault="00EA501C" w:rsidP="00F76194">
      <w:pPr>
        <w:pStyle w:val="Normal1"/>
        <w:contextualSpacing w:val="0"/>
        <w:rPr>
          <w:moveFrom w:id="46" w:author="eallan" w:date="2025-07-15T14:56:00Z" w16du:dateUtc="2025-07-15T21:56:00Z"/>
          <w:rFonts w:ascii="Times" w:hAnsi="Times"/>
          <w:sz w:val="24"/>
        </w:rPr>
      </w:pPr>
      <w:del w:id="47" w:author="eallan" w:date="2025-07-15T14:57:00Z" w16du:dateUtc="2025-07-15T21:57:00Z">
        <w:r w:rsidRPr="00EA501C" w:rsidDel="00DA3826">
          <w:rPr>
            <w:rFonts w:ascii="Times" w:hAnsi="Times"/>
            <w:sz w:val="24"/>
          </w:rPr>
          <w:delText xml:space="preserve">Other comparisons look at maximizing total DNA, assuming that more total DNA will yield more target DNA. However, this may not always be true and may vary with the target taxa (i.e., microbes vs. metazoans). </w:delText>
        </w:r>
      </w:del>
      <w:moveFromRangeStart w:id="48" w:author="eallan" w:date="2025-07-15T14:56:00Z" w:name="move203483831"/>
      <w:moveFrom w:id="49" w:author="eallan" w:date="2025-07-15T14:56:00Z" w16du:dateUtc="2025-07-15T21:56:00Z">
        <w:r w:rsidDel="00DA3826">
          <w:rPr>
            <w:rFonts w:ascii="Times" w:hAnsi="Times"/>
            <w:sz w:val="24"/>
          </w:rPr>
          <w:t>Other</w:t>
        </w:r>
        <w:r w:rsidRPr="00EA501C" w:rsidDel="00DA3826">
          <w:rPr>
            <w:rFonts w:ascii="Times" w:hAnsi="Times"/>
            <w:sz w:val="24"/>
          </w:rPr>
          <w:t xml:space="preserve"> papers have investigated the effect of methodological choices on a single target species (</w:t>
        </w:r>
        <w:r w:rsidDel="00DA3826">
          <w:rPr>
            <w:rFonts w:ascii="Times" w:hAnsi="Times"/>
            <w:sz w:val="24"/>
          </w:rPr>
          <w:t xml:space="preserve">e.g., </w:t>
        </w:r>
        <w:r w:rsidRPr="00EA501C" w:rsidDel="00DA3826">
          <w:rPr>
            <w:rFonts w:ascii="Times" w:hAnsi="Times"/>
            <w:sz w:val="24"/>
          </w:rPr>
          <w:t>Liang and Keeley 2013, Eichmiller et al. 2015, Minamoto et al. 2016, Spens et al. 2017, Hinlo et al. 2017, Capo et al. 2020, Mauvisseau et al. 2021, Fukuzawa et al. 2023, García et al. 2024)</w:t>
        </w:r>
        <w:r w:rsidDel="00DA3826">
          <w:rPr>
            <w:rFonts w:ascii="Times" w:hAnsi="Times"/>
            <w:sz w:val="24"/>
          </w:rPr>
          <w:t xml:space="preserve"> with some common findings such as volume increases probability of detection but often having conflicting results on the “best” preservation or extraction method. T</w:t>
        </w:r>
        <w:r w:rsidRPr="00EA501C" w:rsidDel="00DA3826">
          <w:rPr>
            <w:rFonts w:ascii="Times" w:hAnsi="Times"/>
            <w:sz w:val="24"/>
          </w:rPr>
          <w:t>o our knowledge, no papers have discussed how to combine data collected from different collection and processing protocols. Here, we focus on the first stages of sample collection and processing by comparing the volume of water sampled, the filter pore size, preservation method, and extraction method for a single target vertebrate species, bottlenose dolphin (</w:t>
        </w:r>
        <w:r w:rsidRPr="00EA501C" w:rsidDel="00DA3826">
          <w:rPr>
            <w:rFonts w:ascii="Times" w:hAnsi="Times"/>
            <w:i/>
            <w:iCs/>
            <w:sz w:val="24"/>
          </w:rPr>
          <w:t>Tursiops truncatus</w:t>
        </w:r>
        <w:r w:rsidRPr="00EA501C" w:rsidDel="00DA3826">
          <w:rPr>
            <w:rFonts w:ascii="Times" w:hAnsi="Times"/>
            <w:sz w:val="24"/>
          </w:rPr>
          <w:t>)</w:t>
        </w:r>
        <w:r w:rsidR="00E721D7" w:rsidDel="00DA3826">
          <w:rPr>
            <w:rFonts w:ascii="Times" w:hAnsi="Times"/>
            <w:sz w:val="24"/>
          </w:rPr>
          <w:t xml:space="preserve"> in shallow, nearshore seawater.</w:t>
        </w:r>
        <w:r w:rsidDel="00DA3826">
          <w:rPr>
            <w:rFonts w:ascii="Times" w:hAnsi="Times"/>
            <w:sz w:val="24"/>
          </w:rPr>
          <w:t xml:space="preserve"> </w:t>
        </w:r>
        <w:r w:rsidR="00E721D7" w:rsidDel="00DA3826">
          <w:rPr>
            <w:rFonts w:ascii="Times" w:hAnsi="Times"/>
            <w:sz w:val="24"/>
          </w:rPr>
          <w:t xml:space="preserve">We </w:t>
        </w:r>
        <w:r w:rsidDel="00DA3826">
          <w:rPr>
            <w:rFonts w:ascii="Times" w:hAnsi="Times"/>
            <w:sz w:val="24"/>
          </w:rPr>
          <w:t>aim to present a generalizable framework for decision making for targeted eDNA studies and a framework for responsibly combining data collected using different methodological approaches</w:t>
        </w:r>
        <w:r w:rsidRPr="00EA501C" w:rsidDel="00DA3826">
          <w:rPr>
            <w:rFonts w:ascii="Times" w:hAnsi="Times"/>
            <w:sz w:val="24"/>
          </w:rPr>
          <w:t>.</w:t>
        </w:r>
      </w:moveFrom>
    </w:p>
    <w:moveFromRangeEnd w:id="48"/>
    <w:p w14:paraId="17C65F03" w14:textId="73C14B7E" w:rsidR="00EA501C" w:rsidDel="00DA3826" w:rsidRDefault="00EA501C" w:rsidP="00F76194">
      <w:pPr>
        <w:pStyle w:val="Normal1"/>
        <w:contextualSpacing w:val="0"/>
        <w:rPr>
          <w:del w:id="50" w:author="eallan" w:date="2025-07-15T14:57:00Z" w16du:dateUtc="2025-07-15T21:57:00Z"/>
          <w:rFonts w:ascii="Times" w:hAnsi="Times"/>
          <w:sz w:val="24"/>
        </w:rPr>
      </w:pPr>
    </w:p>
    <w:p w14:paraId="3037AD2A" w14:textId="2F510781" w:rsidR="00F76194" w:rsidRPr="00F76194" w:rsidRDefault="00F76194" w:rsidP="00F76194">
      <w:pPr>
        <w:pStyle w:val="Normal1"/>
        <w:contextualSpacing w:val="0"/>
        <w:rPr>
          <w:rFonts w:ascii="Times" w:hAnsi="Times"/>
          <w:sz w:val="24"/>
        </w:rPr>
      </w:pPr>
      <w:r w:rsidRPr="00F76194">
        <w:rPr>
          <w:rFonts w:ascii="Times" w:hAnsi="Times"/>
          <w:sz w:val="24"/>
        </w:rPr>
        <w:t xml:space="preserve">In early proof-of-concept eDNA studies, the volume of water collected ranged from very small volumes (e.g., 15 mL (Foote et al. 2012)) to much larger volumes as it </w:t>
      </w:r>
      <w:proofErr w:type="gramStart"/>
      <w:r w:rsidRPr="00F76194">
        <w:rPr>
          <w:rFonts w:ascii="Times" w:hAnsi="Times"/>
          <w:sz w:val="24"/>
        </w:rPr>
        <w:t>was</w:t>
      </w:r>
      <w:proofErr w:type="gramEnd"/>
      <w:r w:rsidRPr="00F76194">
        <w:rPr>
          <w:rFonts w:ascii="Times" w:hAnsi="Times"/>
          <w:sz w:val="24"/>
        </w:rPr>
        <w:t xml:space="preserve"> unclear what was required for this new application and tool (see </w:t>
      </w:r>
      <w:del w:id="51" w:author="eallan" w:date="2025-07-16T15:39:00Z" w16du:dateUtc="2025-07-16T22:39:00Z">
        <w:r w:rsidRPr="00F76194" w:rsidDel="00C163DA">
          <w:rPr>
            <w:rFonts w:ascii="Times" w:hAnsi="Times"/>
            <w:sz w:val="24"/>
          </w:rPr>
          <w:delText>(</w:delText>
        </w:r>
      </w:del>
      <w:r w:rsidRPr="00F76194">
        <w:rPr>
          <w:rFonts w:ascii="Times" w:hAnsi="Times"/>
          <w:sz w:val="24"/>
        </w:rPr>
        <w:t>Takahashi et al. 2023</w:t>
      </w:r>
      <w:del w:id="52" w:author="eallan" w:date="2025-07-16T15:39:00Z" w16du:dateUtc="2025-07-16T22:39:00Z">
        <w:r w:rsidRPr="00F76194" w:rsidDel="00C163DA">
          <w:rPr>
            <w:rFonts w:ascii="Times" w:hAnsi="Times"/>
            <w:sz w:val="24"/>
          </w:rPr>
          <w:delText>)</w:delText>
        </w:r>
      </w:del>
      <w:r w:rsidRPr="00F76194">
        <w:rPr>
          <w:rFonts w:ascii="Times" w:hAnsi="Times"/>
          <w:sz w:val="24"/>
        </w:rPr>
        <w:t xml:space="preserve"> for review). Studies using metabarcoding approaches revealed a positive correlation between the number of unique species detected and the volume of water filters up to a certain point (i.e., species accumulation curves) (Bessey et al. 2020). In studies employing a single targeted species approach (i.e. qPCR or </w:t>
      </w:r>
      <w:proofErr w:type="spellStart"/>
      <w:r w:rsidRPr="00F76194">
        <w:rPr>
          <w:rFonts w:ascii="Times" w:hAnsi="Times"/>
          <w:sz w:val="24"/>
        </w:rPr>
        <w:t>dPCR</w:t>
      </w:r>
      <w:proofErr w:type="spellEnd"/>
      <w:r w:rsidRPr="00F76194">
        <w:rPr>
          <w:rFonts w:ascii="Times" w:hAnsi="Times"/>
          <w:sz w:val="24"/>
        </w:rPr>
        <w:t xml:space="preserve"> or ddPCR), larger volumes of water filtered resulted in more reliable detection of the target species (Liang and Keeley 2013, Capo et al. 2020). A recent review paper found that ~40% of studies use 1 L of water (Takahashi et al. 2023</w:t>
      </w:r>
      <w:r w:rsidR="005E103B">
        <w:rPr>
          <w:rFonts w:ascii="Times" w:hAnsi="Times"/>
          <w:sz w:val="24"/>
        </w:rPr>
        <w:t>)</w:t>
      </w:r>
      <w:r w:rsidRPr="00F76194">
        <w:rPr>
          <w:rFonts w:ascii="Times" w:hAnsi="Times"/>
          <w:sz w:val="24"/>
        </w:rPr>
        <w:t>, which seems to strike the balance of maximizing probability of detection while working within the bounds of what is practical, but little has been done to quantify or understand the relationship between concentrating more target DNA alongside more non-target</w:t>
      </w:r>
      <w:ins w:id="53" w:author="eallan" w:date="2025-07-15T15:00:00Z" w16du:dateUtc="2025-07-15T22:00:00Z">
        <w:r w:rsidR="00DA3826">
          <w:rPr>
            <w:rFonts w:ascii="Times" w:hAnsi="Times"/>
            <w:sz w:val="24"/>
          </w:rPr>
          <w:t xml:space="preserve"> (or </w:t>
        </w:r>
      </w:ins>
      <w:del w:id="54" w:author="eallan" w:date="2025-07-15T15:11:00Z" w16du:dateUtc="2025-07-15T22:11:00Z">
        <w:r w:rsidRPr="00F76194" w:rsidDel="00DA3826">
          <w:rPr>
            <w:rFonts w:ascii="Times" w:hAnsi="Times"/>
            <w:sz w:val="24"/>
          </w:rPr>
          <w:delText xml:space="preserve"> DNA</w:delText>
        </w:r>
      </w:del>
      <w:ins w:id="55" w:author="eallan" w:date="2025-07-15T15:11:00Z" w16du:dateUtc="2025-07-15T22:11:00Z">
        <w:r w:rsidR="00DA3826">
          <w:rPr>
            <w:rFonts w:ascii="Times" w:hAnsi="Times"/>
            <w:sz w:val="24"/>
          </w:rPr>
          <w:t xml:space="preserve">total) </w:t>
        </w:r>
        <w:r w:rsidR="00DA3826" w:rsidRPr="00F76194">
          <w:rPr>
            <w:rFonts w:ascii="Times" w:hAnsi="Times"/>
            <w:sz w:val="24"/>
          </w:rPr>
          <w:t>DNA</w:t>
        </w:r>
      </w:ins>
      <w:r w:rsidRPr="00F76194">
        <w:rPr>
          <w:rFonts w:ascii="Times" w:hAnsi="Times"/>
          <w:sz w:val="24"/>
        </w:rPr>
        <w:t>. Additionally, the effects of inhibition, whether by chemical inhibitors alone or from large amounts of non-target DNA, are poorly understood but are expected to increase with increasing volume of water filtered or decreasing filter pore size</w:t>
      </w:r>
      <w:ins w:id="56" w:author="eallan" w:date="2025-07-16T15:56:00Z" w16du:dateUtc="2025-07-16T22:56:00Z">
        <w:r w:rsidR="00C163DA">
          <w:rPr>
            <w:rFonts w:ascii="Times" w:hAnsi="Times"/>
            <w:sz w:val="24"/>
          </w:rPr>
          <w:t xml:space="preserve"> (Opel et al. 2010, </w:t>
        </w:r>
      </w:ins>
      <w:ins w:id="57" w:author="eallan" w:date="2025-07-16T15:57:00Z" w16du:dateUtc="2025-07-16T22:57:00Z">
        <w:r w:rsidR="00C163DA" w:rsidRPr="00C163DA">
          <w:rPr>
            <w:rFonts w:ascii="Times" w:hAnsi="Times"/>
            <w:sz w:val="24"/>
          </w:rPr>
          <w:t>S</w:t>
        </w:r>
        <w:proofErr w:type="spellStart"/>
        <w:r w:rsidR="00C163DA" w:rsidRPr="00C163DA">
          <w:rPr>
            <w:rFonts w:ascii="Times" w:hAnsi="Times"/>
            <w:sz w:val="24"/>
          </w:rPr>
          <w:t xml:space="preserve">idstedt </w:t>
        </w:r>
        <w:proofErr w:type="spellEnd"/>
        <w:r w:rsidR="00C163DA" w:rsidRPr="00C163DA">
          <w:rPr>
            <w:rFonts w:ascii="Times" w:hAnsi="Times"/>
            <w:sz w:val="24"/>
          </w:rPr>
          <w:t>et al., 2020</w:t>
        </w:r>
        <w:r w:rsidR="00C163DA">
          <w:rPr>
            <w:rFonts w:ascii="Times" w:hAnsi="Times"/>
            <w:sz w:val="24"/>
          </w:rPr>
          <w:t>)</w:t>
        </w:r>
      </w:ins>
      <w:r w:rsidRPr="00F76194">
        <w:rPr>
          <w:rFonts w:ascii="Times" w:hAnsi="Times"/>
          <w:sz w:val="24"/>
        </w:rPr>
        <w:t>.</w:t>
      </w:r>
    </w:p>
    <w:p w14:paraId="62FAEB23" w14:textId="77777777" w:rsidR="00F76194" w:rsidRDefault="00F76194" w:rsidP="00F76194">
      <w:pPr>
        <w:pStyle w:val="Normal1"/>
        <w:contextualSpacing w:val="0"/>
        <w:rPr>
          <w:rFonts w:ascii="Times" w:hAnsi="Times"/>
          <w:sz w:val="24"/>
        </w:rPr>
      </w:pPr>
    </w:p>
    <w:p w14:paraId="4F1B9779" w14:textId="77777777" w:rsidR="00F76194" w:rsidRPr="00F76194" w:rsidRDefault="00F76194" w:rsidP="00F76194">
      <w:pPr>
        <w:pStyle w:val="Normal1"/>
        <w:contextualSpacing w:val="0"/>
        <w:rPr>
          <w:rFonts w:ascii="Times" w:hAnsi="Times"/>
          <w:sz w:val="24"/>
        </w:rPr>
      </w:pPr>
      <w:r w:rsidRPr="00F76194">
        <w:rPr>
          <w:rFonts w:ascii="Times" w:hAnsi="Times"/>
          <w:sz w:val="24"/>
        </w:rPr>
        <w:lastRenderedPageBreak/>
        <w:t xml:space="preserve">Though the field of eDNA analysis is relatively new, the concepts are not new and have been used for decades for other applications, primarily for detecting and characterizing microbial community composition from various environments (Ogram et al. 1987). This resulted in most methodological choices stemming from the microbial field as well. In particular, the pore size of the filter used to capture DNA for microbial work must be extremely small and therefore in eDNA field sampling, the most common pore size filter still used is 0.45 um (Tsuji et al. 2019). This pore size might work very well for capturing bacteria, but if the target taxa are </w:t>
      </w:r>
      <w:proofErr w:type="spellStart"/>
      <w:r w:rsidRPr="00F76194">
        <w:rPr>
          <w:rFonts w:ascii="Times" w:hAnsi="Times"/>
          <w:sz w:val="24"/>
        </w:rPr>
        <w:t>macroorganisms</w:t>
      </w:r>
      <w:proofErr w:type="spellEnd"/>
      <w:r w:rsidRPr="00F76194">
        <w:rPr>
          <w:rFonts w:ascii="Times" w:hAnsi="Times"/>
          <w:sz w:val="24"/>
        </w:rPr>
        <w:t xml:space="preserve"> rather than microbes, the target will be co-captured along with many more off-target microbes and thus make it more difficult to detect as the </w:t>
      </w:r>
      <w:proofErr w:type="spellStart"/>
      <w:r w:rsidRPr="00F76194">
        <w:rPr>
          <w:rFonts w:ascii="Times" w:hAnsi="Times"/>
          <w:sz w:val="24"/>
        </w:rPr>
        <w:t>macroogransims</w:t>
      </w:r>
      <w:proofErr w:type="spellEnd"/>
      <w:r w:rsidRPr="00F76194">
        <w:rPr>
          <w:rFonts w:ascii="Times" w:hAnsi="Times"/>
          <w:sz w:val="24"/>
        </w:rPr>
        <w:t xml:space="preserve"> are now a rarer target (Power et al. 2023). Therefore, this may not be the best </w:t>
      </w:r>
      <w:r w:rsidR="005E103B" w:rsidRPr="00F76194">
        <w:rPr>
          <w:rFonts w:ascii="Times" w:hAnsi="Times"/>
          <w:sz w:val="24"/>
        </w:rPr>
        <w:t>choice,</w:t>
      </w:r>
      <w:r w:rsidRPr="00F76194">
        <w:rPr>
          <w:rFonts w:ascii="Times" w:hAnsi="Times"/>
          <w:sz w:val="24"/>
        </w:rPr>
        <w:t xml:space="preserve"> but it has been used by default for many years in eDNA studies.</w:t>
      </w:r>
    </w:p>
    <w:p w14:paraId="708EDD2A" w14:textId="77777777" w:rsidR="00F76194" w:rsidRDefault="00F76194" w:rsidP="00F76194">
      <w:pPr>
        <w:pStyle w:val="Normal1"/>
        <w:contextualSpacing w:val="0"/>
        <w:rPr>
          <w:rFonts w:ascii="Times" w:hAnsi="Times"/>
          <w:sz w:val="24"/>
        </w:rPr>
      </w:pPr>
    </w:p>
    <w:p w14:paraId="2B61D593" w14:textId="6851DEDF" w:rsidR="00DA3826" w:rsidRDefault="00F76194" w:rsidP="00DA3826">
      <w:pPr>
        <w:pStyle w:val="Normal1"/>
        <w:contextualSpacing w:val="0"/>
        <w:rPr>
          <w:ins w:id="58" w:author="eallan" w:date="2025-07-15T14:57:00Z" w16du:dateUtc="2025-07-15T21:57:00Z"/>
          <w:rFonts w:ascii="Times" w:hAnsi="Times"/>
          <w:sz w:val="24"/>
        </w:rPr>
      </w:pPr>
      <w:r w:rsidRPr="00F76194">
        <w:rPr>
          <w:rFonts w:ascii="Times" w:hAnsi="Times"/>
          <w:sz w:val="24"/>
        </w:rPr>
        <w:t xml:space="preserve">Similarly, the optimal DNA extraction methods for microorganisms DNA may be very different than those for </w:t>
      </w:r>
      <w:proofErr w:type="spellStart"/>
      <w:r w:rsidRPr="00F76194">
        <w:rPr>
          <w:rFonts w:ascii="Times" w:hAnsi="Times"/>
          <w:sz w:val="24"/>
        </w:rPr>
        <w:t>macroorganisms</w:t>
      </w:r>
      <w:proofErr w:type="spellEnd"/>
      <w:r w:rsidRPr="00F76194">
        <w:rPr>
          <w:rFonts w:ascii="Times" w:hAnsi="Times"/>
          <w:sz w:val="24"/>
        </w:rPr>
        <w:t>. For example, phenol-chloroform-isoamyl extractions are known to maximize total DNA recovery (Ramón-Laca et al. 2021a), but the total DNA recovered may include non-target taxa (i.e., bacteria) that then overwhelm one or more non-microbial target taxa in the DNA extract. In a recent review of eDNA methodology, Tsuji et al. (2019) found that over 75% of papers used a commercial kit for eDNA extraction. Again, the majority of studies comparing pore size, preservation method, and extraction method compare multi-species detection via metabarcoding, finding slight differences that may or may not be correlated with target taxa (Turner et al. 2014, Deiner et al. 2015, Eichmiller et al. 201</w:t>
      </w:r>
      <w:r w:rsidR="005E103B">
        <w:rPr>
          <w:rFonts w:ascii="Times" w:hAnsi="Times"/>
          <w:sz w:val="24"/>
        </w:rPr>
        <w:t>5</w:t>
      </w:r>
      <w:r w:rsidRPr="00F76194">
        <w:rPr>
          <w:rFonts w:ascii="Times" w:hAnsi="Times"/>
          <w:sz w:val="24"/>
        </w:rPr>
        <w:t xml:space="preserve">, Minamoto et al. 2016, Djurhuus et al. 2017, Li et al. 2018, Kumar et al. 2019, </w:t>
      </w:r>
      <w:proofErr w:type="spellStart"/>
      <w:r w:rsidRPr="00F76194">
        <w:rPr>
          <w:rFonts w:ascii="Times" w:hAnsi="Times"/>
          <w:sz w:val="24"/>
        </w:rPr>
        <w:t>Mauvisseau</w:t>
      </w:r>
      <w:proofErr w:type="spellEnd"/>
      <w:r w:rsidRPr="00F76194">
        <w:rPr>
          <w:rFonts w:ascii="Times" w:hAnsi="Times"/>
          <w:sz w:val="24"/>
        </w:rPr>
        <w:t xml:space="preserve"> et al. 2021, García et al. 2024, Rodriguez et al. </w:t>
      </w:r>
      <w:r w:rsidR="00EA501C">
        <w:rPr>
          <w:rFonts w:ascii="Times" w:hAnsi="Times"/>
          <w:sz w:val="24"/>
        </w:rPr>
        <w:t>2025</w:t>
      </w:r>
      <w:r w:rsidRPr="00F76194">
        <w:rPr>
          <w:rFonts w:ascii="Times" w:hAnsi="Times"/>
          <w:sz w:val="24"/>
        </w:rPr>
        <w:t>). However, it is never abundantly clear which is the “optimal” protocol</w:t>
      </w:r>
      <w:r w:rsidR="00EA501C">
        <w:rPr>
          <w:rFonts w:ascii="Times" w:hAnsi="Times"/>
          <w:sz w:val="24"/>
        </w:rPr>
        <w:t xml:space="preserve"> to maximize species recovery and probability of detection</w:t>
      </w:r>
      <w:r w:rsidRPr="00F76194">
        <w:rPr>
          <w:rFonts w:ascii="Times" w:hAnsi="Times"/>
          <w:sz w:val="24"/>
        </w:rPr>
        <w:t>.</w:t>
      </w:r>
      <w:r w:rsidR="00EA501C">
        <w:rPr>
          <w:rFonts w:ascii="Times" w:hAnsi="Times"/>
          <w:sz w:val="24"/>
        </w:rPr>
        <w:t xml:space="preserve"> </w:t>
      </w:r>
    </w:p>
    <w:p w14:paraId="3268DA6A" w14:textId="77777777" w:rsidR="00DA3826" w:rsidRPr="00F76194" w:rsidDel="00C163DA" w:rsidRDefault="00DA3826" w:rsidP="00F76194">
      <w:pPr>
        <w:pStyle w:val="Normal1"/>
        <w:contextualSpacing w:val="0"/>
        <w:rPr>
          <w:del w:id="59" w:author="eallan" w:date="2025-07-16T15:39:00Z" w16du:dateUtc="2025-07-16T22:39:00Z"/>
          <w:rFonts w:ascii="Times" w:hAnsi="Times"/>
          <w:sz w:val="24"/>
        </w:rPr>
      </w:pPr>
    </w:p>
    <w:p w14:paraId="0624F7D5" w14:textId="77777777" w:rsidR="00F76194" w:rsidRDefault="00F76194" w:rsidP="00F76194">
      <w:pPr>
        <w:pStyle w:val="Normal1"/>
        <w:contextualSpacing w:val="0"/>
        <w:rPr>
          <w:rFonts w:ascii="Times" w:hAnsi="Times"/>
          <w:sz w:val="24"/>
        </w:rPr>
      </w:pPr>
    </w:p>
    <w:p w14:paraId="53444EB1" w14:textId="77777777" w:rsidR="00F76194" w:rsidRPr="00F76194" w:rsidRDefault="00F76194" w:rsidP="00F76194">
      <w:pPr>
        <w:pStyle w:val="Normal1"/>
        <w:contextualSpacing w:val="0"/>
        <w:rPr>
          <w:rFonts w:ascii="Times" w:hAnsi="Times"/>
          <w:sz w:val="24"/>
        </w:rPr>
      </w:pPr>
      <w:r w:rsidRPr="00F76194">
        <w:rPr>
          <w:rFonts w:ascii="Times" w:hAnsi="Times"/>
          <w:sz w:val="24"/>
        </w:rPr>
        <w:t>Part of what makes it difficult to assess and compare different protocols is underlying variability between samples. Here, we define biological replicates as replicate water samples / filters taken from the same environment and technical replicates as replicate reactions for a given molecular analysis (e.g., qPCR) from the same water sample / filter. True biological variability will result in biological replicates generating slightly different results so without accounting for this, it can be difficult to attribute observed differences to either protocols or biological variability. This is very common in presence / absence metabarcoding results of many species, but it is also true for a single species in a quantitative assay such as quantitative PCR (qPCR) or digital or droplet digital PCR (</w:t>
      </w:r>
      <w:proofErr w:type="spellStart"/>
      <w:r w:rsidRPr="00F76194">
        <w:rPr>
          <w:rFonts w:ascii="Times" w:hAnsi="Times"/>
          <w:sz w:val="24"/>
        </w:rPr>
        <w:t>dPCR</w:t>
      </w:r>
      <w:proofErr w:type="spellEnd"/>
      <w:r w:rsidRPr="00F76194">
        <w:rPr>
          <w:rFonts w:ascii="Times" w:hAnsi="Times"/>
          <w:sz w:val="24"/>
        </w:rPr>
        <w:t xml:space="preserve"> or ddPCR). Although biological </w:t>
      </w:r>
      <w:r w:rsidRPr="00F76194">
        <w:rPr>
          <w:rFonts w:ascii="Times" w:hAnsi="Times"/>
          <w:sz w:val="24"/>
        </w:rPr>
        <w:lastRenderedPageBreak/>
        <w:t xml:space="preserve">replicates taken next to each other may give slightly different results due to irreducible sampling variance, often comparisons of methods do not explicitly separate biological variability from methodological variability. A few other studies have looked specifically at how variability (as measured by coefficient of variability) can be impacted by methodology as well (Eichmiller et al. 2015, Minamoto et al. 2016, </w:t>
      </w:r>
      <w:proofErr w:type="spellStart"/>
      <w:r w:rsidRPr="00F76194">
        <w:rPr>
          <w:rFonts w:ascii="Times" w:hAnsi="Times"/>
          <w:sz w:val="24"/>
        </w:rPr>
        <w:t>Mauvisseau</w:t>
      </w:r>
      <w:proofErr w:type="spellEnd"/>
      <w:r w:rsidRPr="00F76194">
        <w:rPr>
          <w:rFonts w:ascii="Times" w:hAnsi="Times"/>
          <w:sz w:val="24"/>
        </w:rPr>
        <w:t xml:space="preserve"> et al. 2021). Here we isolate technical/biological variability and method variability </w:t>
      </w:r>
      <w:proofErr w:type="gramStart"/>
      <w:r w:rsidRPr="00F76194">
        <w:rPr>
          <w:rFonts w:ascii="Times" w:hAnsi="Times"/>
          <w:sz w:val="24"/>
        </w:rPr>
        <w:t>and also</w:t>
      </w:r>
      <w:proofErr w:type="gramEnd"/>
      <w:r w:rsidRPr="00F76194">
        <w:rPr>
          <w:rFonts w:ascii="Times" w:hAnsi="Times"/>
          <w:sz w:val="24"/>
        </w:rPr>
        <w:t xml:space="preserve"> look at homogenized versus non-homogenized water to further investigate how different biological replicates are when source water is well mixed versus grab samples.</w:t>
      </w:r>
    </w:p>
    <w:p w14:paraId="7E8BAB7F" w14:textId="77777777" w:rsidR="00F76194" w:rsidRDefault="00F76194" w:rsidP="00F76194">
      <w:pPr>
        <w:pStyle w:val="Normal1"/>
        <w:contextualSpacing w:val="0"/>
        <w:rPr>
          <w:rFonts w:ascii="Times" w:hAnsi="Times"/>
          <w:sz w:val="24"/>
        </w:rPr>
      </w:pPr>
    </w:p>
    <w:p w14:paraId="4F3F271D" w14:textId="77777777" w:rsidR="004A1F94" w:rsidRDefault="00F76194" w:rsidP="00F76194">
      <w:pPr>
        <w:pStyle w:val="Normal1"/>
        <w:contextualSpacing w:val="0"/>
        <w:rPr>
          <w:rFonts w:ascii="Times" w:hAnsi="Times"/>
          <w:sz w:val="24"/>
        </w:rPr>
      </w:pPr>
      <w:r w:rsidRPr="00F76194">
        <w:rPr>
          <w:rFonts w:ascii="Times" w:hAnsi="Times"/>
          <w:sz w:val="24"/>
        </w:rPr>
        <w:t>Finally, it is very common that researchers are interested in combining results from samples collected or processed in different ways. Whether combining data from different published papers or across different experiments where protocols have evolved or adapted over time, the best way to integrate qPCR data across datasets with differing field or laboratory protocols has been challenging. However, given a set of samples collected from a common pool but subsequently treated differently, it becomes possible to isolate the effects of different methodological choices on a defined outcome (here, target-species eDNA concentration), and derive a straightforward model to “correct” observed concentrations for different methodological choices. This shows precisely how different protocol choices affect eDNA quantification and importantly allows for comparison across datasets by accounting for, rather than ignoring, the differences.</w:t>
      </w:r>
    </w:p>
    <w:p w14:paraId="44CC66AA" w14:textId="77777777" w:rsidR="00CC42E3" w:rsidRDefault="00CC42E3">
      <w:pPr>
        <w:pStyle w:val="Normal1"/>
        <w:contextualSpacing w:val="0"/>
        <w:rPr>
          <w:b/>
          <w:sz w:val="28"/>
        </w:rPr>
      </w:pPr>
    </w:p>
    <w:p w14:paraId="708B6D82" w14:textId="77777777" w:rsidR="007B6DD5" w:rsidRDefault="00D94FB8">
      <w:pPr>
        <w:pStyle w:val="Normal1"/>
        <w:contextualSpacing w:val="0"/>
        <w:rPr>
          <w:b/>
          <w:sz w:val="28"/>
        </w:rPr>
      </w:pPr>
      <w:r w:rsidRPr="008E3EA1">
        <w:rPr>
          <w:b/>
          <w:sz w:val="28"/>
        </w:rPr>
        <w:t>M</w:t>
      </w:r>
      <w:r w:rsidR="00B45195">
        <w:rPr>
          <w:b/>
          <w:sz w:val="28"/>
        </w:rPr>
        <w:t xml:space="preserve">aterials </w:t>
      </w:r>
      <w:r w:rsidR="00662BED">
        <w:rPr>
          <w:b/>
          <w:sz w:val="28"/>
        </w:rPr>
        <w:t>&amp;</w:t>
      </w:r>
      <w:r w:rsidR="00B45195">
        <w:rPr>
          <w:b/>
          <w:sz w:val="28"/>
        </w:rPr>
        <w:t xml:space="preserve"> Methods</w:t>
      </w:r>
    </w:p>
    <w:p w14:paraId="2FF507B1" w14:textId="77777777" w:rsidR="004A1F94" w:rsidRDefault="00F76194">
      <w:pPr>
        <w:pStyle w:val="Normal1"/>
        <w:contextualSpacing w:val="0"/>
        <w:rPr>
          <w:rFonts w:ascii="Times" w:hAnsi="Times"/>
          <w:sz w:val="24"/>
        </w:rPr>
      </w:pPr>
      <w:r w:rsidRPr="00F76194">
        <w:rPr>
          <w:rFonts w:ascii="Times" w:hAnsi="Times"/>
          <w:sz w:val="24"/>
        </w:rPr>
        <w:t xml:space="preserve">Two sets of experiments were conducted for this study (Table 1). In the first, the volume of water </w:t>
      </w:r>
      <w:proofErr w:type="gramStart"/>
      <w:r w:rsidRPr="00F76194">
        <w:rPr>
          <w:rFonts w:ascii="Times" w:hAnsi="Times"/>
          <w:sz w:val="24"/>
        </w:rPr>
        <w:t>filtered</w:t>
      </w:r>
      <w:proofErr w:type="gramEnd"/>
      <w:r w:rsidRPr="00F76194">
        <w:rPr>
          <w:rFonts w:ascii="Times" w:hAnsi="Times"/>
          <w:sz w:val="24"/>
        </w:rPr>
        <w:t xml:space="preserve"> and filter pore size varied while the preservation and extraction methods remained constant. This experiment also used homogenized source water to reduce true biological variability in replicate samples and specifically measure the effect of the difference in volume filtered and filter pore size. The second set of experiments held volume filtered and filter pore size constant while varying the type of preservation and the extraction method. Here, source water was not homogenized and true biological variability (i.e., bottle to bottle variation) is both observed and included. After DNA extraction, all extracts from both experiments followed the same procedures for total DNA quantification, assessment for inhibition, and quantification of target DNA via quantitative PCR (qPCR).</w:t>
      </w:r>
    </w:p>
    <w:p w14:paraId="6634E7B1" w14:textId="77777777" w:rsidR="00F76194" w:rsidRDefault="00F76194">
      <w:pPr>
        <w:pStyle w:val="Normal1"/>
        <w:contextualSpacing w:val="0"/>
        <w:rPr>
          <w:rFonts w:ascii="Times" w:hAnsi="Times"/>
          <w:sz w:val="24"/>
        </w:rPr>
      </w:pPr>
    </w:p>
    <w:p w14:paraId="16A95BB4" w14:textId="77777777" w:rsidR="00F76194" w:rsidRPr="00F76194" w:rsidRDefault="00F76194" w:rsidP="00F76194">
      <w:pPr>
        <w:pStyle w:val="Normal1"/>
        <w:rPr>
          <w:rFonts w:ascii="Times" w:hAnsi="Times"/>
          <w:b/>
          <w:bCs/>
          <w:sz w:val="24"/>
        </w:rPr>
      </w:pPr>
      <w:bookmarkStart w:id="60" w:name="X4bcea667d34dad04bf122aab119bae1e285cf3f"/>
      <w:r w:rsidRPr="00F76194">
        <w:rPr>
          <w:rFonts w:ascii="Times" w:hAnsi="Times"/>
          <w:b/>
          <w:bCs/>
          <w:sz w:val="24"/>
        </w:rPr>
        <w:t>Field sampling, filtration, preservation, extraction</w:t>
      </w:r>
      <w:bookmarkStart w:id="61" w:name="Xadd3b3b049d566fa8e5403b9f87543ec68f6cc4"/>
    </w:p>
    <w:p w14:paraId="7A2FB92A" w14:textId="77777777" w:rsidR="00F76194" w:rsidRPr="00F76194" w:rsidRDefault="00F76194" w:rsidP="00F76194">
      <w:pPr>
        <w:pStyle w:val="Normal1"/>
        <w:rPr>
          <w:rFonts w:ascii="Times" w:hAnsi="Times"/>
          <w:bCs/>
          <w:i/>
          <w:sz w:val="24"/>
        </w:rPr>
      </w:pPr>
      <w:r w:rsidRPr="00F76194">
        <w:rPr>
          <w:rFonts w:ascii="Times" w:hAnsi="Times"/>
          <w:bCs/>
          <w:i/>
          <w:sz w:val="24"/>
        </w:rPr>
        <w:t>Campaign 1: Pore size and volume comparison</w:t>
      </w:r>
    </w:p>
    <w:p w14:paraId="13DF89FB" w14:textId="77777777" w:rsidR="00F76194" w:rsidRPr="00F76194" w:rsidRDefault="00F76194" w:rsidP="00F76194">
      <w:pPr>
        <w:pStyle w:val="Normal1"/>
        <w:rPr>
          <w:rFonts w:ascii="Times" w:hAnsi="Times"/>
          <w:sz w:val="24"/>
        </w:rPr>
      </w:pPr>
      <w:r w:rsidRPr="00F76194">
        <w:rPr>
          <w:rFonts w:ascii="Times" w:hAnsi="Times"/>
          <w:sz w:val="24"/>
        </w:rPr>
        <w:lastRenderedPageBreak/>
        <w:t>Water samples were collected in Hood Canal near Bangor, Washington in September 2022 from a netted enclosure containing a small, managed population of Atlantic bottlenose dolphins (</w:t>
      </w:r>
      <w:r w:rsidRPr="00F76194">
        <w:rPr>
          <w:rFonts w:ascii="Times" w:hAnsi="Times"/>
          <w:i/>
          <w:iCs/>
          <w:sz w:val="24"/>
        </w:rPr>
        <w:t>Tursiops truncatus</w:t>
      </w:r>
      <w:r w:rsidRPr="00F76194">
        <w:rPr>
          <w:rFonts w:ascii="Times" w:hAnsi="Times"/>
          <w:sz w:val="24"/>
        </w:rPr>
        <w:t>). A total of 70 L of water was collected on site in large, clean carboys. Water was transported from the sampling site to the NOAA Northwest Fisheries Science Center (NWFSC) for processing, with an elapsed time of approximately 3 hours.</w:t>
      </w:r>
    </w:p>
    <w:p w14:paraId="01BD101E" w14:textId="77777777" w:rsidR="00F76194" w:rsidRDefault="00F76194" w:rsidP="00F76194">
      <w:pPr>
        <w:pStyle w:val="Normal1"/>
        <w:rPr>
          <w:rFonts w:ascii="Times" w:hAnsi="Times"/>
          <w:sz w:val="24"/>
        </w:rPr>
      </w:pPr>
    </w:p>
    <w:p w14:paraId="4D200FA3" w14:textId="3F15DD9C" w:rsidR="00F76194" w:rsidRPr="00F76194" w:rsidRDefault="00F76194" w:rsidP="00F76194">
      <w:pPr>
        <w:pStyle w:val="Normal1"/>
        <w:rPr>
          <w:rFonts w:ascii="Times" w:hAnsi="Times"/>
          <w:sz w:val="24"/>
        </w:rPr>
      </w:pPr>
      <w:r w:rsidRPr="00F76194">
        <w:rPr>
          <w:rFonts w:ascii="Times" w:hAnsi="Times"/>
          <w:sz w:val="24"/>
        </w:rPr>
        <w:t xml:space="preserve">At the lab, carboys were well mixed to homogenize the source water before splitting it into individual samples. Samples were assigned to a volume filtered treatment (1 L or 3 L) and a pore size treatment (1 </w:t>
      </w:r>
      <m:oMath>
        <m:r>
          <w:rPr>
            <w:rFonts w:ascii="Cambria Math" w:hAnsi="Cambria Math"/>
            <w:sz w:val="24"/>
          </w:rPr>
          <m:t>μ</m:t>
        </m:r>
      </m:oMath>
      <w:r w:rsidRPr="00F76194">
        <w:rPr>
          <w:rFonts w:ascii="Times" w:hAnsi="Times"/>
          <w:sz w:val="24"/>
        </w:rPr>
        <w:t xml:space="preserve">m or 5 </w:t>
      </w:r>
      <m:oMath>
        <m:r>
          <w:rPr>
            <w:rFonts w:ascii="Cambria Math" w:hAnsi="Cambria Math"/>
            <w:sz w:val="24"/>
          </w:rPr>
          <m:t>μ</m:t>
        </m:r>
      </m:oMath>
      <w:r w:rsidRPr="00F76194">
        <w:rPr>
          <w:rFonts w:ascii="Times" w:hAnsi="Times"/>
          <w:sz w:val="24"/>
        </w:rPr>
        <w:t>m), for a total of four treatments, each with three biological replicates (i.e., filters). All filter membranes were 47 mm diameter mixed cellulose ester (MCE</w:t>
      </w:r>
      <w:proofErr w:type="gramStart"/>
      <w:r w:rsidRPr="00F76194">
        <w:rPr>
          <w:rFonts w:ascii="Times" w:hAnsi="Times"/>
          <w:sz w:val="24"/>
        </w:rPr>
        <w:t>)</w:t>
      </w:r>
      <w:proofErr w:type="gramEnd"/>
      <w:r w:rsidRPr="00F76194">
        <w:rPr>
          <w:rFonts w:ascii="Times" w:hAnsi="Times"/>
          <w:sz w:val="24"/>
        </w:rPr>
        <w:t xml:space="preserve"> and water was filtered using a vacuum manifold and sterile, single use filter funnels. After filtration, filters were transferred with sterile forceps and to 5 ml tubes containing 2 ml of Longmire’s buffer (Renshaw et al. 2015) and stored at room temperature for 2 months until DNA extraction</w:t>
      </w:r>
      <w:ins w:id="62" w:author="eallan" w:date="2025-06-27T13:42:00Z" w16du:dateUtc="2025-06-27T20:42:00Z">
        <w:r w:rsidR="00BF3C0D">
          <w:rPr>
            <w:rFonts w:ascii="Times" w:hAnsi="Times"/>
            <w:sz w:val="24"/>
          </w:rPr>
          <w:t xml:space="preserve"> (</w:t>
        </w:r>
        <w:r w:rsidR="00BF3C0D" w:rsidRPr="00BF3C0D">
          <w:rPr>
            <w:rFonts w:ascii="Times" w:hAnsi="Times"/>
            <w:sz w:val="24"/>
          </w:rPr>
          <w:t>Wegleitner</w:t>
        </w:r>
        <w:r w:rsidR="00BF3C0D">
          <w:rPr>
            <w:rFonts w:ascii="Times" w:hAnsi="Times"/>
            <w:sz w:val="24"/>
          </w:rPr>
          <w:t xml:space="preserve"> et al. 2015)</w:t>
        </w:r>
      </w:ins>
      <w:r w:rsidRPr="00F76194">
        <w:rPr>
          <w:rFonts w:ascii="Times" w:hAnsi="Times"/>
          <w:sz w:val="24"/>
        </w:rPr>
        <w:t>. All filters were extracted using a phase lock protocol for phenol-</w:t>
      </w:r>
      <w:proofErr w:type="spellStart"/>
      <w:r w:rsidRPr="00F76194">
        <w:rPr>
          <w:rFonts w:ascii="Times" w:hAnsi="Times"/>
          <w:sz w:val="24"/>
        </w:rPr>
        <w:t>chlorofom</w:t>
      </w:r>
      <w:proofErr w:type="spellEnd"/>
      <w:r w:rsidRPr="00F76194">
        <w:rPr>
          <w:rFonts w:ascii="Times" w:hAnsi="Times"/>
          <w:sz w:val="24"/>
        </w:rPr>
        <w:t>-isoamyl DNA purification (see Ramón-Laca et al. (2021) for detailed protocol). Total DNA was quantified via a Qubit fluorometer.</w:t>
      </w:r>
    </w:p>
    <w:p w14:paraId="6204B7A8" w14:textId="77777777" w:rsidR="00F76194" w:rsidRDefault="00F76194" w:rsidP="00F76194">
      <w:pPr>
        <w:pStyle w:val="Normal1"/>
        <w:rPr>
          <w:rFonts w:ascii="Times" w:hAnsi="Times"/>
          <w:bCs/>
          <w:i/>
          <w:sz w:val="24"/>
        </w:rPr>
      </w:pPr>
      <w:bookmarkStart w:id="63" w:name="Xe329749416f22a7655fe3a7a7d38227a3786e15"/>
      <w:bookmarkEnd w:id="61"/>
    </w:p>
    <w:p w14:paraId="6A0697E6" w14:textId="77777777" w:rsidR="00F76194" w:rsidRPr="00F76194" w:rsidRDefault="00F76194" w:rsidP="00F76194">
      <w:pPr>
        <w:pStyle w:val="Normal1"/>
        <w:rPr>
          <w:rFonts w:ascii="Times" w:hAnsi="Times"/>
          <w:bCs/>
          <w:i/>
          <w:sz w:val="24"/>
        </w:rPr>
      </w:pPr>
      <w:r w:rsidRPr="00F76194">
        <w:rPr>
          <w:rFonts w:ascii="Times" w:hAnsi="Times"/>
          <w:bCs/>
          <w:i/>
          <w:sz w:val="24"/>
        </w:rPr>
        <w:t>Campaign 2: Preservation and extraction comparison</w:t>
      </w:r>
    </w:p>
    <w:p w14:paraId="19FE33AA" w14:textId="1351467E" w:rsidR="00F76194" w:rsidRPr="00F76194" w:rsidRDefault="00F76194" w:rsidP="00F76194">
      <w:pPr>
        <w:pStyle w:val="Normal1"/>
        <w:rPr>
          <w:rFonts w:ascii="Times" w:hAnsi="Times"/>
          <w:sz w:val="24"/>
        </w:rPr>
      </w:pPr>
      <w:r w:rsidRPr="00F76194">
        <w:rPr>
          <w:rFonts w:ascii="Times" w:hAnsi="Times"/>
          <w:sz w:val="24"/>
        </w:rPr>
        <w:t xml:space="preserve">For the samples where preservation and extraction varied, water was collected in February 2023 from a closed pool with recirculating water and a filtration system with one dolphin inhabiting the pool at the time of sampling. Water samples were filtered on site </w:t>
      </w:r>
      <w:r w:rsidRPr="00F76194">
        <w:rPr>
          <w:rFonts w:ascii="Times" w:hAnsi="Times"/>
          <w:i/>
          <w:iCs/>
          <w:sz w:val="24"/>
        </w:rPr>
        <w:t>in situ</w:t>
      </w:r>
      <w:r w:rsidRPr="00F76194">
        <w:rPr>
          <w:rFonts w:ascii="Times" w:hAnsi="Times"/>
          <w:sz w:val="24"/>
        </w:rPr>
        <w:t xml:space="preserve"> using a Smith Root Citizen Science sampler. For each water sample, 3 L of water was filtered onto a 5 </w:t>
      </w:r>
      <m:oMath>
        <m:r>
          <w:rPr>
            <w:rFonts w:ascii="Cambria Math" w:hAnsi="Cambria Math"/>
            <w:sz w:val="24"/>
          </w:rPr>
          <m:t>μ</m:t>
        </m:r>
      </m:oMath>
      <w:r w:rsidRPr="00F76194">
        <w:rPr>
          <w:rFonts w:ascii="Times" w:hAnsi="Times"/>
          <w:sz w:val="24"/>
        </w:rPr>
        <w:t xml:space="preserve">m pore size 47 mm diameter MCE self-preserving Smith Root filter (Thomas et al. 2019). A total of 45 filters were collected over </w:t>
      </w:r>
      <w:proofErr w:type="gramStart"/>
      <w:r w:rsidRPr="00F76194">
        <w:rPr>
          <w:rFonts w:ascii="Times" w:hAnsi="Times"/>
          <w:sz w:val="24"/>
        </w:rPr>
        <w:t>a time period</w:t>
      </w:r>
      <w:proofErr w:type="gramEnd"/>
      <w:r w:rsidRPr="00F76194">
        <w:rPr>
          <w:rFonts w:ascii="Times" w:hAnsi="Times"/>
          <w:sz w:val="24"/>
        </w:rPr>
        <w:t xml:space="preserve"> of approximately 1 hour. The self-preserving filters were transported back to NOAA NWFSC within approximately 3 hours, where samples were randomized across the time of collection to various preservation treatments (n = 4 total; Longmire’s buffer, -80</w:t>
      </w:r>
      <m:oMath>
        <m:sSup>
          <m:sSupPr>
            <m:ctrlPr>
              <w:rPr>
                <w:rFonts w:ascii="Cambria Math" w:hAnsi="Cambria Math"/>
                <w:sz w:val="24"/>
              </w:rPr>
            </m:ctrlPr>
          </m:sSupPr>
          <m:e>
            <m:r>
              <w:rPr>
                <w:rFonts w:ascii="Cambria Math" w:hAnsi="Cambria Math"/>
                <w:sz w:val="24"/>
              </w:rPr>
              <m:t>​</m:t>
            </m:r>
          </m:e>
          <m:sup>
            <m:r>
              <m:rPr>
                <m:sty m:val="p"/>
              </m:rPr>
              <w:rPr>
                <w:rFonts w:ascii="Cambria Math" w:hAnsi="Cambria Math"/>
                <w:sz w:val="24"/>
              </w:rPr>
              <m:t>∘</m:t>
            </m:r>
          </m:sup>
        </m:sSup>
      </m:oMath>
      <w:r w:rsidRPr="00F76194">
        <w:rPr>
          <w:rFonts w:ascii="Times" w:hAnsi="Times"/>
          <w:sz w:val="24"/>
        </w:rPr>
        <w:t>C freezer, desiccation via self-preserving at room temperature, and Zymo DNA/RNA Shield) and extraction method (n = 3 total; phenol-chloroform-isoamyl alcohol, Qiagen Blood and Tissue Kit, Zymo Mini Prep Kit). Kits were scaled up accordingly to process 2 mL of preservative. Two combinations of preservation and extraction was not completed (Longmire’s buffer with Qiagen Blood and Tissue and Longmire’s buffer with Zymo Mini Prep Kit), resulting in not a full factorial design but 10 combinations of the two tre</w:t>
      </w:r>
      <w:proofErr w:type="spellStart"/>
      <w:r w:rsidRPr="00F76194">
        <w:rPr>
          <w:rFonts w:ascii="Times" w:hAnsi="Times"/>
          <w:sz w:val="24"/>
        </w:rPr>
        <w:t>atments</w:t>
      </w:r>
      <w:proofErr w:type="spellEnd"/>
      <w:r w:rsidRPr="00F76194">
        <w:rPr>
          <w:rFonts w:ascii="Times" w:hAnsi="Times"/>
          <w:sz w:val="24"/>
        </w:rPr>
        <w:t>.</w:t>
      </w:r>
      <w:ins w:id="64" w:author="eallan" w:date="2025-07-15T14:37:00Z" w16du:dateUtc="2025-07-15T21:37:00Z">
        <w:r w:rsidR="00DA3826">
          <w:rPr>
            <w:rFonts w:ascii="Times" w:hAnsi="Times"/>
            <w:sz w:val="24"/>
          </w:rPr>
          <w:t xml:space="preserve"> </w:t>
        </w:r>
      </w:ins>
      <w:ins w:id="65" w:author="eallan" w:date="2025-07-15T14:38:00Z" w16du:dateUtc="2025-07-15T21:38:00Z">
        <w:r w:rsidR="00DA3826">
          <w:rPr>
            <w:rFonts w:ascii="Times" w:hAnsi="Times"/>
            <w:sz w:val="24"/>
          </w:rPr>
          <w:t>We were unable to complete the Longmire’s buffer with the two kits as we added the Longmire’s with PCI at the last minute to be able</w:t>
        </w:r>
      </w:ins>
      <w:ins w:id="66" w:author="eallan" w:date="2025-07-15T14:39:00Z" w16du:dateUtc="2025-07-15T21:39:00Z">
        <w:r w:rsidR="00DA3826">
          <w:rPr>
            <w:rFonts w:ascii="Times" w:hAnsi="Times"/>
            <w:sz w:val="24"/>
          </w:rPr>
          <w:t xml:space="preserve"> to link Campaign 2 to Campaign 1 by using the same preservation and extraction methods, but we </w:t>
        </w:r>
        <w:r w:rsidR="00DA3826">
          <w:rPr>
            <w:rFonts w:ascii="Times" w:hAnsi="Times"/>
            <w:sz w:val="24"/>
          </w:rPr>
          <w:lastRenderedPageBreak/>
          <w:t>did not collect enough additional samples to preserve in Longmire’s for the other two extraction methods.</w:t>
        </w:r>
      </w:ins>
      <w:r w:rsidRPr="00F76194">
        <w:rPr>
          <w:rFonts w:ascii="Times" w:hAnsi="Times"/>
          <w:sz w:val="24"/>
        </w:rPr>
        <w:t xml:space="preserve"> All samples were preserved for 3 months before being extracted. Total DNA of all extracts were quantified via a Qubit fluorometer.</w:t>
      </w:r>
    </w:p>
    <w:p w14:paraId="4810C3D2" w14:textId="77777777" w:rsidR="00F76194" w:rsidRDefault="00F76194" w:rsidP="00F76194">
      <w:pPr>
        <w:pStyle w:val="Normal1"/>
        <w:rPr>
          <w:rFonts w:ascii="Times" w:hAnsi="Times"/>
          <w:b/>
          <w:bCs/>
          <w:sz w:val="24"/>
        </w:rPr>
      </w:pPr>
      <w:bookmarkStart w:id="67" w:name="Xb29a51a259c718bd843eb3ccc441866d2de0941"/>
      <w:bookmarkEnd w:id="60"/>
      <w:bookmarkEnd w:id="63"/>
    </w:p>
    <w:p w14:paraId="46351892" w14:textId="77777777" w:rsidR="00F76194" w:rsidRPr="00F76194" w:rsidRDefault="00F76194" w:rsidP="00F76194">
      <w:pPr>
        <w:pStyle w:val="Normal1"/>
        <w:rPr>
          <w:rFonts w:ascii="Times" w:hAnsi="Times"/>
          <w:b/>
          <w:bCs/>
          <w:sz w:val="24"/>
        </w:rPr>
      </w:pPr>
      <w:r w:rsidRPr="00F76194">
        <w:rPr>
          <w:rFonts w:ascii="Times" w:hAnsi="Times"/>
          <w:b/>
          <w:bCs/>
          <w:sz w:val="24"/>
        </w:rPr>
        <w:t>Inhibition testing and target DNA quantification</w:t>
      </w:r>
    </w:p>
    <w:p w14:paraId="7DFC653D" w14:textId="77777777" w:rsidR="00F76194" w:rsidRPr="00F76194" w:rsidRDefault="00F76194" w:rsidP="00F76194">
      <w:pPr>
        <w:pStyle w:val="Normal1"/>
        <w:rPr>
          <w:rFonts w:ascii="Times" w:hAnsi="Times"/>
          <w:sz w:val="24"/>
        </w:rPr>
      </w:pPr>
      <w:r w:rsidRPr="00F76194">
        <w:rPr>
          <w:rFonts w:ascii="Times" w:hAnsi="Times"/>
          <w:sz w:val="24"/>
        </w:rPr>
        <w:t xml:space="preserve">All samples were assessed for inhibition by using an internal positive control (IPC) assay that was multiplexed with the target DNA assay by utilizing two different reporters. The IPC assay used was TaqMan Exogenous Internal Positive Control Reagents (EXO-IPC) (Applied Biosystems, USA). The IPC was included in all environmental samples </w:t>
      </w:r>
      <w:proofErr w:type="gramStart"/>
      <w:r w:rsidRPr="00F76194">
        <w:rPr>
          <w:rFonts w:ascii="Times" w:hAnsi="Times"/>
          <w:sz w:val="24"/>
        </w:rPr>
        <w:t>and also</w:t>
      </w:r>
      <w:proofErr w:type="gramEnd"/>
      <w:r w:rsidRPr="00F76194">
        <w:rPr>
          <w:rFonts w:ascii="Times" w:hAnsi="Times"/>
          <w:sz w:val="24"/>
        </w:rPr>
        <w:t xml:space="preserve"> in no template controls (NTC). Samples were deemed inhibited if the difference in mean Ct value of the IPC measured in the sample and the mean Ct value of the IPC measured in the </w:t>
      </w:r>
      <w:r w:rsidR="00E721D7">
        <w:rPr>
          <w:rFonts w:ascii="Times" w:hAnsi="Times"/>
          <w:sz w:val="24"/>
        </w:rPr>
        <w:t>NTC</w:t>
      </w:r>
      <w:r w:rsidRPr="00F76194">
        <w:rPr>
          <w:rFonts w:ascii="Times" w:hAnsi="Times"/>
          <w:sz w:val="24"/>
        </w:rPr>
        <w:t xml:space="preserve"> was greater than 0.5. Inhibited samples were diluted and re-run until the delta Ct was less than 0.5.</w:t>
      </w:r>
      <w:r w:rsidR="00EA501C">
        <w:rPr>
          <w:rFonts w:ascii="Times" w:hAnsi="Times"/>
          <w:sz w:val="24"/>
        </w:rPr>
        <w:t xml:space="preserve"> The maximum dilution needed to alleviate inhibition was 1:100.</w:t>
      </w:r>
      <w:r w:rsidR="00E721D7">
        <w:rPr>
          <w:rFonts w:ascii="Times" w:hAnsi="Times"/>
          <w:sz w:val="24"/>
        </w:rPr>
        <w:t xml:space="preserve"> </w:t>
      </w:r>
    </w:p>
    <w:p w14:paraId="56C4CAF2" w14:textId="77777777" w:rsidR="00F76194" w:rsidRDefault="00F76194" w:rsidP="00F76194">
      <w:pPr>
        <w:pStyle w:val="Normal1"/>
        <w:rPr>
          <w:rFonts w:ascii="Times" w:hAnsi="Times"/>
          <w:sz w:val="24"/>
        </w:rPr>
      </w:pPr>
    </w:p>
    <w:p w14:paraId="56AA946F" w14:textId="03781F0A" w:rsidR="00F76194" w:rsidRPr="00F76194" w:rsidRDefault="00F76194" w:rsidP="00F76194">
      <w:pPr>
        <w:pStyle w:val="Normal1"/>
        <w:rPr>
          <w:rFonts w:ascii="Times" w:hAnsi="Times"/>
          <w:sz w:val="24"/>
        </w:rPr>
      </w:pPr>
      <w:r w:rsidRPr="00F76194">
        <w:rPr>
          <w:rFonts w:ascii="Times" w:hAnsi="Times"/>
          <w:sz w:val="24"/>
        </w:rPr>
        <w:t>Target DNA (</w:t>
      </w:r>
      <w:r w:rsidRPr="00F76194">
        <w:rPr>
          <w:rFonts w:ascii="Times" w:hAnsi="Times"/>
          <w:i/>
          <w:iCs/>
          <w:sz w:val="24"/>
        </w:rPr>
        <w:t>T. truncatus</w:t>
      </w:r>
      <w:r w:rsidRPr="00F76194">
        <w:rPr>
          <w:rFonts w:ascii="Times" w:hAnsi="Times"/>
          <w:sz w:val="24"/>
        </w:rPr>
        <w:t xml:space="preserve">) was quantified using a </w:t>
      </w:r>
      <w:proofErr w:type="gramStart"/>
      <w:r w:rsidRPr="00F76194">
        <w:rPr>
          <w:rFonts w:ascii="Times" w:hAnsi="Times"/>
          <w:sz w:val="24"/>
        </w:rPr>
        <w:t>regionally-specific</w:t>
      </w:r>
      <w:proofErr w:type="gramEnd"/>
      <w:r w:rsidRPr="00F76194">
        <w:rPr>
          <w:rFonts w:ascii="Times" w:hAnsi="Times"/>
          <w:sz w:val="24"/>
        </w:rPr>
        <w:t xml:space="preserve"> assay (</w:t>
      </w:r>
      <w:proofErr w:type="spellStart"/>
      <w:r w:rsidRPr="00F76194">
        <w:rPr>
          <w:rFonts w:ascii="Times" w:hAnsi="Times"/>
          <w:sz w:val="24"/>
        </w:rPr>
        <w:t>Brasseale</w:t>
      </w:r>
      <w:proofErr w:type="spellEnd"/>
      <w:r w:rsidRPr="00F76194">
        <w:rPr>
          <w:rFonts w:ascii="Times" w:hAnsi="Times"/>
          <w:sz w:val="24"/>
        </w:rPr>
        <w:t xml:space="preserve"> et al. n.d.) targeting a</w:t>
      </w:r>
      <w:r w:rsidR="005E103B">
        <w:rPr>
          <w:rFonts w:ascii="Times" w:hAnsi="Times"/>
          <w:sz w:val="24"/>
        </w:rPr>
        <w:t>n</w:t>
      </w:r>
      <w:r w:rsidRPr="00F76194">
        <w:rPr>
          <w:rFonts w:ascii="Times" w:hAnsi="Times"/>
          <w:sz w:val="24"/>
        </w:rPr>
        <w:t xml:space="preserve"> 80 base</w:t>
      </w:r>
      <w:r w:rsidR="005E103B">
        <w:rPr>
          <w:rFonts w:ascii="Times" w:hAnsi="Times"/>
          <w:sz w:val="24"/>
        </w:rPr>
        <w:t xml:space="preserve"> </w:t>
      </w:r>
      <w:r w:rsidRPr="00F76194">
        <w:rPr>
          <w:rFonts w:ascii="Times" w:hAnsi="Times"/>
          <w:sz w:val="24"/>
        </w:rPr>
        <w:t>pair fragment of the cytochrome B gene region</w:t>
      </w:r>
      <w:r w:rsidR="00E721D7">
        <w:rPr>
          <w:rFonts w:ascii="Times" w:hAnsi="Times"/>
          <w:sz w:val="24"/>
        </w:rPr>
        <w:t xml:space="preserve">. The assay can also amplify species in the genera </w:t>
      </w:r>
      <w:proofErr w:type="spellStart"/>
      <w:r w:rsidR="00E721D7">
        <w:rPr>
          <w:rFonts w:ascii="Times" w:hAnsi="Times"/>
          <w:i/>
          <w:iCs/>
          <w:sz w:val="24"/>
        </w:rPr>
        <w:t>Stenella</w:t>
      </w:r>
      <w:proofErr w:type="spellEnd"/>
      <w:r w:rsidR="00E721D7">
        <w:rPr>
          <w:rFonts w:ascii="Times" w:hAnsi="Times"/>
          <w:i/>
          <w:iCs/>
          <w:sz w:val="24"/>
        </w:rPr>
        <w:t xml:space="preserve"> </w:t>
      </w:r>
      <w:r w:rsidR="00E721D7">
        <w:rPr>
          <w:rFonts w:ascii="Times" w:hAnsi="Times"/>
          <w:sz w:val="24"/>
        </w:rPr>
        <w:t xml:space="preserve">and </w:t>
      </w:r>
      <w:r w:rsidR="00E721D7">
        <w:rPr>
          <w:rFonts w:ascii="Times" w:hAnsi="Times"/>
          <w:i/>
          <w:iCs/>
          <w:sz w:val="24"/>
        </w:rPr>
        <w:t>Delphinus</w:t>
      </w:r>
      <w:r w:rsidR="00E721D7">
        <w:rPr>
          <w:rFonts w:ascii="Times" w:hAnsi="Times"/>
          <w:sz w:val="24"/>
        </w:rPr>
        <w:t xml:space="preserve">, however those are rarely found in Hood Canal, therefore we deem the assay as specific to </w:t>
      </w:r>
      <w:r w:rsidR="00E721D7">
        <w:rPr>
          <w:rFonts w:ascii="Times" w:hAnsi="Times"/>
          <w:i/>
          <w:iCs/>
          <w:sz w:val="24"/>
        </w:rPr>
        <w:t xml:space="preserve">T. truncatus </w:t>
      </w:r>
      <w:r w:rsidR="00E721D7">
        <w:rPr>
          <w:rFonts w:ascii="Times" w:hAnsi="Times"/>
          <w:sz w:val="24"/>
        </w:rPr>
        <w:t xml:space="preserve">in this </w:t>
      </w:r>
      <w:proofErr w:type="gramStart"/>
      <w:r w:rsidR="00E721D7">
        <w:rPr>
          <w:rFonts w:ascii="Times" w:hAnsi="Times"/>
          <w:sz w:val="24"/>
        </w:rPr>
        <w:t>particular region</w:t>
      </w:r>
      <w:proofErr w:type="gramEnd"/>
      <w:r w:rsidR="00E721D7">
        <w:rPr>
          <w:rFonts w:ascii="Times" w:hAnsi="Times"/>
          <w:sz w:val="24"/>
        </w:rPr>
        <w:t xml:space="preserve">, but if it were used elsewhere where </w:t>
      </w:r>
      <w:proofErr w:type="spellStart"/>
      <w:r w:rsidR="00E721D7">
        <w:rPr>
          <w:rFonts w:ascii="Times" w:hAnsi="Times"/>
          <w:i/>
          <w:iCs/>
          <w:sz w:val="24"/>
        </w:rPr>
        <w:t>Stenella</w:t>
      </w:r>
      <w:proofErr w:type="spellEnd"/>
      <w:r w:rsidR="00E721D7">
        <w:rPr>
          <w:rFonts w:ascii="Times" w:hAnsi="Times"/>
          <w:i/>
          <w:iCs/>
          <w:sz w:val="24"/>
        </w:rPr>
        <w:t xml:space="preserve"> </w:t>
      </w:r>
      <w:r w:rsidR="00E721D7">
        <w:rPr>
          <w:rFonts w:ascii="Times" w:hAnsi="Times"/>
          <w:sz w:val="24"/>
        </w:rPr>
        <w:t xml:space="preserve">or </w:t>
      </w:r>
      <w:r w:rsidR="00E721D7">
        <w:rPr>
          <w:rFonts w:ascii="Times" w:hAnsi="Times"/>
          <w:i/>
          <w:iCs/>
          <w:sz w:val="24"/>
        </w:rPr>
        <w:t>Delphinus</w:t>
      </w:r>
      <w:r w:rsidR="00E721D7">
        <w:rPr>
          <w:rFonts w:ascii="Times" w:hAnsi="Times"/>
          <w:sz w:val="24"/>
        </w:rPr>
        <w:t xml:space="preserve"> occur, multiple species may amplify. Standard curves were conducted</w:t>
      </w:r>
      <w:r w:rsidRPr="00F76194">
        <w:rPr>
          <w:rFonts w:ascii="Times" w:hAnsi="Times"/>
          <w:sz w:val="24"/>
        </w:rPr>
        <w:t xml:space="preserve"> using a synthetic </w:t>
      </w:r>
      <w:proofErr w:type="spellStart"/>
      <w:r w:rsidRPr="00F76194">
        <w:rPr>
          <w:rFonts w:ascii="Times" w:hAnsi="Times"/>
          <w:sz w:val="24"/>
        </w:rPr>
        <w:t>gBlock</w:t>
      </w:r>
      <w:proofErr w:type="spellEnd"/>
      <w:r w:rsidRPr="00F76194">
        <w:rPr>
          <w:rFonts w:ascii="Times" w:hAnsi="Times"/>
          <w:sz w:val="24"/>
        </w:rPr>
        <w:t xml:space="preserve"> (IDT) from 100,000 copies/</w:t>
      </w:r>
      <m:oMath>
        <m:r>
          <w:rPr>
            <w:rFonts w:ascii="Cambria Math" w:hAnsi="Cambria Math"/>
            <w:sz w:val="24"/>
          </w:rPr>
          <m:t>μ</m:t>
        </m:r>
      </m:oMath>
      <w:r w:rsidRPr="00F76194">
        <w:rPr>
          <w:rFonts w:ascii="Times" w:hAnsi="Times"/>
          <w:sz w:val="24"/>
        </w:rPr>
        <w:t>L to 1 copy/</w:t>
      </w:r>
      <m:oMath>
        <m:r>
          <w:rPr>
            <w:rFonts w:ascii="Cambria Math" w:hAnsi="Cambria Math"/>
            <w:sz w:val="24"/>
          </w:rPr>
          <m:t>μ</m:t>
        </m:r>
      </m:oMath>
      <w:r w:rsidRPr="00F76194">
        <w:rPr>
          <w:rFonts w:ascii="Times" w:hAnsi="Times"/>
          <w:sz w:val="24"/>
        </w:rPr>
        <w:t>L in a ten-fold dilution series.</w:t>
      </w:r>
      <w:r w:rsidR="00E721D7">
        <w:rPr>
          <w:rFonts w:ascii="Times" w:hAnsi="Times"/>
          <w:sz w:val="24"/>
        </w:rPr>
        <w:t xml:space="preserve"> </w:t>
      </w:r>
      <w:r w:rsidRPr="00F76194">
        <w:rPr>
          <w:rFonts w:ascii="Times" w:hAnsi="Times"/>
          <w:sz w:val="24"/>
        </w:rPr>
        <w:t xml:space="preserve">All samples were run in triplicate and each plate contained three no template controls (NTCs). The forward primer sequence was 5’-TTATTCTTCCATTCATCATCAC-3’, the reverse primer sequence was 5’-GTGGGGTTGTTGGATCCTGT-3’, and the probe sequence was JUN-GAATAGTAGGTGAACGGCTGCCA-QSY. Each reaction contained, per 10 </w:t>
      </w:r>
      <m:oMath>
        <m:r>
          <w:rPr>
            <w:rFonts w:ascii="Cambria Math" w:hAnsi="Cambria Math"/>
            <w:sz w:val="24"/>
          </w:rPr>
          <m:t>μ</m:t>
        </m:r>
      </m:oMath>
      <w:r w:rsidRPr="00F76194">
        <w:rPr>
          <w:rFonts w:ascii="Times" w:hAnsi="Times"/>
          <w:sz w:val="24"/>
        </w:rPr>
        <w:t xml:space="preserve">L reaction: 5 </w:t>
      </w:r>
      <m:oMath>
        <m:r>
          <w:rPr>
            <w:rFonts w:ascii="Cambria Math" w:hAnsi="Cambria Math"/>
            <w:sz w:val="24"/>
          </w:rPr>
          <m:t>μ</m:t>
        </m:r>
      </m:oMath>
      <w:r w:rsidRPr="00F76194">
        <w:rPr>
          <w:rFonts w:ascii="Times" w:hAnsi="Times"/>
          <w:sz w:val="24"/>
        </w:rPr>
        <w:t xml:space="preserve">L of TaqMan Gene Expression Master Mix (Applied Biosystems), 0.4 </w:t>
      </w:r>
      <m:oMath>
        <m:r>
          <w:rPr>
            <w:rFonts w:ascii="Cambria Math" w:hAnsi="Cambria Math"/>
            <w:sz w:val="24"/>
          </w:rPr>
          <m:t>μ</m:t>
        </m:r>
      </m:oMath>
      <w:r w:rsidRPr="00F76194">
        <w:rPr>
          <w:rFonts w:ascii="Times" w:hAnsi="Times"/>
          <w:sz w:val="24"/>
        </w:rPr>
        <w:t xml:space="preserve">L of 10 </w:t>
      </w:r>
      <m:oMath>
        <m:r>
          <w:rPr>
            <w:rFonts w:ascii="Cambria Math" w:hAnsi="Cambria Math"/>
            <w:sz w:val="24"/>
          </w:rPr>
          <m:t>μ</m:t>
        </m:r>
      </m:oMath>
      <w:r w:rsidRPr="00F76194">
        <w:rPr>
          <w:rFonts w:ascii="Times" w:hAnsi="Times"/>
          <w:sz w:val="24"/>
        </w:rPr>
        <w:t xml:space="preserve">M forward primer, 0.4 </w:t>
      </w:r>
      <m:oMath>
        <m:r>
          <w:rPr>
            <w:rFonts w:ascii="Cambria Math" w:hAnsi="Cambria Math"/>
            <w:sz w:val="24"/>
          </w:rPr>
          <m:t>μ</m:t>
        </m:r>
      </m:oMath>
      <w:r w:rsidRPr="00F76194">
        <w:rPr>
          <w:rFonts w:ascii="Times" w:hAnsi="Times"/>
          <w:sz w:val="24"/>
        </w:rPr>
        <w:t xml:space="preserve">L of 10 </w:t>
      </w:r>
      <m:oMath>
        <m:r>
          <w:rPr>
            <w:rFonts w:ascii="Cambria Math" w:hAnsi="Cambria Math"/>
            <w:sz w:val="24"/>
          </w:rPr>
          <m:t>μ</m:t>
        </m:r>
      </m:oMath>
      <w:r w:rsidRPr="00F76194">
        <w:rPr>
          <w:rFonts w:ascii="Times" w:hAnsi="Times"/>
          <w:sz w:val="24"/>
        </w:rPr>
        <w:t xml:space="preserve">M reverse primer, 0.2 </w:t>
      </w:r>
      <m:oMath>
        <m:r>
          <w:rPr>
            <w:rFonts w:ascii="Cambria Math" w:hAnsi="Cambria Math"/>
            <w:sz w:val="24"/>
          </w:rPr>
          <m:t>μ</m:t>
        </m:r>
      </m:oMath>
      <w:r w:rsidRPr="00F76194">
        <w:rPr>
          <w:rFonts w:ascii="Times" w:hAnsi="Times"/>
          <w:sz w:val="24"/>
        </w:rPr>
        <w:t xml:space="preserve">L of 10 </w:t>
      </w:r>
      <m:oMath>
        <m:r>
          <w:rPr>
            <w:rFonts w:ascii="Cambria Math" w:hAnsi="Cambria Math"/>
            <w:sz w:val="24"/>
          </w:rPr>
          <m:t>μ</m:t>
        </m:r>
      </m:oMath>
      <w:r w:rsidRPr="00F76194">
        <w:rPr>
          <w:rFonts w:ascii="Times" w:hAnsi="Times"/>
          <w:sz w:val="24"/>
        </w:rPr>
        <w:t xml:space="preserve">M probe, 2 </w:t>
      </w:r>
      <m:oMath>
        <m:r>
          <w:rPr>
            <w:rFonts w:ascii="Cambria Math" w:hAnsi="Cambria Math"/>
            <w:sz w:val="24"/>
          </w:rPr>
          <m:t>μ</m:t>
        </m:r>
      </m:oMath>
      <w:r w:rsidRPr="00F76194">
        <w:rPr>
          <w:rFonts w:ascii="Times" w:hAnsi="Times"/>
          <w:sz w:val="24"/>
        </w:rPr>
        <w:t xml:space="preserve">L of DNase/RNase free water and 2 </w:t>
      </w:r>
      <m:oMath>
        <m:r>
          <w:rPr>
            <w:rFonts w:ascii="Cambria Math" w:hAnsi="Cambria Math"/>
            <w:sz w:val="24"/>
          </w:rPr>
          <m:t>μ</m:t>
        </m:r>
      </m:oMath>
      <w:r w:rsidRPr="00F76194">
        <w:rPr>
          <w:rFonts w:ascii="Times" w:hAnsi="Times"/>
          <w:sz w:val="24"/>
        </w:rPr>
        <w:t>L of DNA. Reactions were with an initial denaturation of 95</w:t>
      </w:r>
      <w:proofErr w:type="spellStart"/>
      <w:r w:rsidR="005E103B" w:rsidRPr="005E103B">
        <w:rPr>
          <w:rFonts w:ascii="Times" w:hAnsi="Times"/>
          <w:sz w:val="24"/>
          <w:vertAlign w:val="superscript"/>
        </w:rPr>
        <w:t>o</w:t>
      </w:r>
      <w:r w:rsidR="005E103B" w:rsidRPr="00F76194">
        <w:rPr>
          <w:rFonts w:ascii="Times" w:hAnsi="Times"/>
          <w:sz w:val="24"/>
        </w:rPr>
        <w:t>C</w:t>
      </w:r>
      <w:proofErr w:type="spellEnd"/>
      <w:r w:rsidRPr="00F76194">
        <w:rPr>
          <w:rFonts w:ascii="Times" w:hAnsi="Times"/>
          <w:sz w:val="24"/>
        </w:rPr>
        <w:t xml:space="preserve"> for 10 min, followed by 45 cycles of denaturation (94</w:t>
      </w:r>
      <w:r w:rsidR="005E103B" w:rsidRPr="005E103B">
        <w:rPr>
          <w:rFonts w:ascii="Times" w:hAnsi="Times"/>
          <w:sz w:val="24"/>
          <w:vertAlign w:val="superscript"/>
        </w:rPr>
        <w:t>o</w:t>
      </w:r>
      <w:r w:rsidR="005E103B" w:rsidRPr="00F76194">
        <w:rPr>
          <w:rFonts w:ascii="Times" w:hAnsi="Times"/>
          <w:sz w:val="24"/>
        </w:rPr>
        <w:t>C</w:t>
      </w:r>
      <w:r w:rsidRPr="00F76194">
        <w:rPr>
          <w:rFonts w:ascii="Times" w:hAnsi="Times"/>
          <w:sz w:val="24"/>
        </w:rPr>
        <w:t xml:space="preserve"> for 15 sec) and annealing/extension (60</w:t>
      </w:r>
      <w:r w:rsidR="005E103B" w:rsidRPr="005E103B">
        <w:rPr>
          <w:rFonts w:ascii="Times" w:hAnsi="Times"/>
          <w:sz w:val="24"/>
          <w:vertAlign w:val="superscript"/>
        </w:rPr>
        <w:t>o</w:t>
      </w:r>
      <w:r w:rsidR="005E103B" w:rsidRPr="00F76194">
        <w:rPr>
          <w:rFonts w:ascii="Times" w:hAnsi="Times"/>
          <w:sz w:val="24"/>
        </w:rPr>
        <w:t>C</w:t>
      </w:r>
      <w:r w:rsidRPr="00F76194">
        <w:rPr>
          <w:rFonts w:ascii="Times" w:hAnsi="Times"/>
          <w:sz w:val="24"/>
        </w:rPr>
        <w:t xml:space="preserve"> for 1 min).</w:t>
      </w:r>
      <w:r w:rsidR="00E721D7">
        <w:rPr>
          <w:rFonts w:ascii="Times" w:hAnsi="Times"/>
          <w:sz w:val="24"/>
        </w:rPr>
        <w:t xml:space="preserve"> Final concentrations in field samples were corrected according to the dilution factor if dilution was required to alleviate inhibition. </w:t>
      </w:r>
      <w:ins w:id="68" w:author="eallan" w:date="2025-07-15T15:28:00Z" w16du:dateUtc="2025-07-15T22:28:00Z">
        <w:r w:rsidR="00DA3826">
          <w:rPr>
            <w:rFonts w:ascii="Times" w:hAnsi="Times"/>
            <w:sz w:val="24"/>
          </w:rPr>
          <w:t xml:space="preserve">All no template controls (NTC) showed no amplification. </w:t>
        </w:r>
      </w:ins>
      <w:ins w:id="69" w:author="eallan" w:date="2025-07-15T16:21:00Z" w16du:dateUtc="2025-07-15T23:21:00Z">
        <w:r w:rsidR="00DA3826">
          <w:rPr>
            <w:rFonts w:ascii="Times" w:hAnsi="Times"/>
            <w:sz w:val="24"/>
          </w:rPr>
          <w:t xml:space="preserve">The assay reliably detected the </w:t>
        </w:r>
      </w:ins>
      <w:proofErr w:type="spellStart"/>
      <w:ins w:id="70" w:author="eallan" w:date="2025-07-15T16:22:00Z" w16du:dateUtc="2025-07-15T23:22:00Z">
        <w:r w:rsidR="00DA3826">
          <w:rPr>
            <w:rFonts w:ascii="Times" w:hAnsi="Times"/>
            <w:sz w:val="24"/>
          </w:rPr>
          <w:t>gBlock</w:t>
        </w:r>
        <w:proofErr w:type="spellEnd"/>
        <w:r w:rsidR="00DA3826">
          <w:rPr>
            <w:rFonts w:ascii="Times" w:hAnsi="Times"/>
            <w:sz w:val="24"/>
          </w:rPr>
          <w:t xml:space="preserve"> at concentrations of 10 copies/</w:t>
        </w:r>
      </w:ins>
      <m:oMath>
        <m:r>
          <w:ins w:id="71" w:author="eallan" w:date="2025-07-15T16:22:00Z" w16du:dateUtc="2025-07-15T23:22:00Z">
            <w:rPr>
              <w:rFonts w:ascii="Cambria Math" w:hAnsi="Cambria Math"/>
              <w:sz w:val="24"/>
            </w:rPr>
            <m:t>μ</m:t>
          </w:ins>
        </m:r>
      </m:oMath>
      <w:ins w:id="72" w:author="eallan" w:date="2025-07-15T16:22:00Z" w16du:dateUtc="2025-07-15T23:22:00Z">
        <w:r w:rsidR="00DA3826" w:rsidRPr="00F76194">
          <w:rPr>
            <w:rFonts w:ascii="Times" w:hAnsi="Times"/>
            <w:sz w:val="24"/>
          </w:rPr>
          <w:t>L</w:t>
        </w:r>
        <w:r w:rsidR="00DA3826">
          <w:rPr>
            <w:rFonts w:ascii="Times" w:hAnsi="Times"/>
            <w:sz w:val="24"/>
          </w:rPr>
          <w:t xml:space="preserve"> and stochastically detected the 1 copy/</w:t>
        </w:r>
      </w:ins>
      <m:oMath>
        <m:r>
          <w:ins w:id="73" w:author="eallan" w:date="2025-07-15T16:22:00Z" w16du:dateUtc="2025-07-15T23:22:00Z">
            <w:rPr>
              <w:rFonts w:ascii="Cambria Math" w:hAnsi="Cambria Math"/>
              <w:sz w:val="24"/>
            </w:rPr>
            <m:t>μ</m:t>
          </w:ins>
        </m:r>
      </m:oMath>
      <w:ins w:id="74" w:author="eallan" w:date="2025-07-15T16:22:00Z" w16du:dateUtc="2025-07-15T23:22:00Z">
        <w:r w:rsidR="00DA3826" w:rsidRPr="00F76194">
          <w:rPr>
            <w:rFonts w:ascii="Times" w:hAnsi="Times"/>
            <w:sz w:val="24"/>
          </w:rPr>
          <w:t>L</w:t>
        </w:r>
        <w:r w:rsidR="00DA3826">
          <w:rPr>
            <w:rFonts w:ascii="Times" w:hAnsi="Times"/>
            <w:sz w:val="24"/>
          </w:rPr>
          <w:t xml:space="preserve"> concentration.</w:t>
        </w:r>
      </w:ins>
    </w:p>
    <w:p w14:paraId="690D3D17" w14:textId="77777777" w:rsidR="00F76194" w:rsidRDefault="00F76194" w:rsidP="00F76194">
      <w:pPr>
        <w:pStyle w:val="Normal1"/>
        <w:rPr>
          <w:rFonts w:ascii="Times" w:hAnsi="Times"/>
          <w:b/>
          <w:bCs/>
          <w:sz w:val="24"/>
        </w:rPr>
      </w:pPr>
      <w:bookmarkStart w:id="75" w:name="optimizing-the-target-to-total-dna-ratio"/>
      <w:bookmarkEnd w:id="67"/>
    </w:p>
    <w:p w14:paraId="3BED823C" w14:textId="77777777" w:rsidR="00F76194" w:rsidRPr="00F76194" w:rsidRDefault="00F76194" w:rsidP="00F76194">
      <w:pPr>
        <w:pStyle w:val="Normal1"/>
        <w:rPr>
          <w:rFonts w:ascii="Times" w:hAnsi="Times"/>
          <w:b/>
          <w:bCs/>
          <w:sz w:val="24"/>
        </w:rPr>
      </w:pPr>
      <w:r w:rsidRPr="00F76194">
        <w:rPr>
          <w:rFonts w:ascii="Times" w:hAnsi="Times"/>
          <w:b/>
          <w:bCs/>
          <w:sz w:val="24"/>
        </w:rPr>
        <w:t>Optimizing the target-to-total DNA ratio</w:t>
      </w:r>
    </w:p>
    <w:p w14:paraId="21A9FA56" w14:textId="470D6F25" w:rsidR="00F76194" w:rsidRPr="00F76194" w:rsidRDefault="00F76194" w:rsidP="00F76194">
      <w:pPr>
        <w:pStyle w:val="Normal1"/>
        <w:rPr>
          <w:rFonts w:ascii="Times" w:hAnsi="Times"/>
          <w:sz w:val="24"/>
        </w:rPr>
      </w:pPr>
      <w:r w:rsidRPr="00F76194">
        <w:rPr>
          <w:rFonts w:ascii="Times" w:hAnsi="Times"/>
          <w:sz w:val="24"/>
        </w:rPr>
        <w:lastRenderedPageBreak/>
        <w:t xml:space="preserve">Our </w:t>
      </w:r>
      <w:ins w:id="76" w:author="eallan" w:date="2025-07-14T13:20:00Z" w16du:dateUtc="2025-07-14T20:20:00Z">
        <w:r w:rsidR="00DA3826">
          <w:rPr>
            <w:rFonts w:ascii="Times" w:hAnsi="Times"/>
            <w:sz w:val="24"/>
          </w:rPr>
          <w:t xml:space="preserve">other </w:t>
        </w:r>
      </w:ins>
      <w:r w:rsidRPr="00F76194">
        <w:rPr>
          <w:rFonts w:ascii="Times" w:hAnsi="Times"/>
          <w:sz w:val="24"/>
        </w:rPr>
        <w:t>metric of interest</w:t>
      </w:r>
      <w:ins w:id="77" w:author="eallan" w:date="2025-07-14T13:20:00Z" w16du:dateUtc="2025-07-14T20:20:00Z">
        <w:r w:rsidR="00DA3826">
          <w:rPr>
            <w:rFonts w:ascii="Times" w:hAnsi="Times"/>
            <w:sz w:val="24"/>
          </w:rPr>
          <w:t xml:space="preserve"> besides absolute target DNA concentrations</w:t>
        </w:r>
      </w:ins>
      <w:r w:rsidRPr="00F76194">
        <w:rPr>
          <w:rFonts w:ascii="Times" w:hAnsi="Times"/>
          <w:sz w:val="24"/>
        </w:rPr>
        <w:t xml:space="preserve"> is the ratio of target DNA (as measured by qPCR) to total DNA (as measured by Qubit). The units of target DNA are copies per volume whereas total DNA is mass per volume. We converted the total DNA from mass to copy number by using the length of the fragment, the average mass of each base pair, and Avogadro’s number (Equation 1). This gives us the concentration in copy/</w:t>
      </w:r>
      <m:oMath>
        <m:r>
          <w:rPr>
            <w:rFonts w:ascii="Cambria Math" w:hAnsi="Cambria Math"/>
            <w:sz w:val="24"/>
          </w:rPr>
          <m:t>μ</m:t>
        </m:r>
      </m:oMath>
      <w:r w:rsidRPr="00F76194">
        <w:rPr>
          <w:rFonts w:ascii="Times" w:hAnsi="Times"/>
          <w:sz w:val="24"/>
        </w:rPr>
        <w:t>L if all the total DNA in the extract were 80 base pair fragments</w:t>
      </w:r>
      <w:r w:rsidR="00E721D7">
        <w:rPr>
          <w:rFonts w:ascii="Times" w:hAnsi="Times"/>
          <w:sz w:val="24"/>
        </w:rPr>
        <w:t xml:space="preserve"> (i.e., the length of the target DNA amplified by the </w:t>
      </w:r>
      <w:r w:rsidR="00E721D7">
        <w:rPr>
          <w:rFonts w:ascii="Times" w:hAnsi="Times"/>
          <w:i/>
          <w:iCs/>
          <w:sz w:val="24"/>
        </w:rPr>
        <w:t xml:space="preserve">T. </w:t>
      </w:r>
      <w:proofErr w:type="spellStart"/>
      <w:r w:rsidR="00E721D7">
        <w:rPr>
          <w:rFonts w:ascii="Times" w:hAnsi="Times"/>
          <w:i/>
          <w:iCs/>
          <w:sz w:val="24"/>
        </w:rPr>
        <w:t>tursiops</w:t>
      </w:r>
      <w:proofErr w:type="spellEnd"/>
      <w:r w:rsidR="00E721D7">
        <w:rPr>
          <w:rFonts w:ascii="Times" w:hAnsi="Times"/>
          <w:i/>
          <w:iCs/>
          <w:sz w:val="24"/>
        </w:rPr>
        <w:t xml:space="preserve"> </w:t>
      </w:r>
      <w:r w:rsidR="00E721D7">
        <w:rPr>
          <w:rFonts w:ascii="Times" w:hAnsi="Times"/>
          <w:sz w:val="24"/>
        </w:rPr>
        <w:t>assay)</w:t>
      </w:r>
      <w:r w:rsidRPr="00F76194">
        <w:rPr>
          <w:rFonts w:ascii="Times" w:hAnsi="Times"/>
          <w:sz w:val="24"/>
        </w:rPr>
        <w:t>. Rather than using the exact molecular weight of the target DNA, we use an average molecular mass of a DNA base pair (618 g/mole) given that we know that all genomic DNA is not target DNA. This allows us to make a ratio by having both quantities in the same units, using:</w:t>
      </w:r>
    </w:p>
    <w:p w14:paraId="10F5741C" w14:textId="77777777" w:rsidR="00F76194" w:rsidRPr="00F76194" w:rsidRDefault="00000000" w:rsidP="00F76194">
      <w:pPr>
        <w:pStyle w:val="Normal1"/>
        <w:rPr>
          <w:rFonts w:ascii="Times" w:hAnsi="Times"/>
          <w:sz w:val="24"/>
        </w:rPr>
      </w:pPr>
      <m:oMathPara>
        <m:oMathParaPr>
          <m:jc m:val="center"/>
        </m:oMathParaPr>
        <m:oMath>
          <m:sSub>
            <m:sSubPr>
              <m:ctrlPr>
                <w:rPr>
                  <w:rFonts w:ascii="Cambria Math" w:hAnsi="Cambria Math"/>
                  <w:sz w:val="24"/>
                </w:rPr>
              </m:ctrlPr>
            </m:sSubPr>
            <m:e>
              <m:r>
                <w:rPr>
                  <w:rFonts w:ascii="Cambria Math" w:hAnsi="Cambria Math"/>
                  <w:sz w:val="24"/>
                </w:rPr>
                <m:t>C</m:t>
              </m:r>
            </m:e>
            <m:sub>
              <m:r>
                <w:rPr>
                  <w:rFonts w:ascii="Cambria Math" w:hAnsi="Cambria Math"/>
                  <w:sz w:val="24"/>
                </w:rPr>
                <m:t>totalDNA</m:t>
              </m:r>
            </m:sub>
          </m:sSub>
          <m:d>
            <m:dPr>
              <m:begChr m:val="["/>
              <m:endChr m:val="]"/>
              <m:ctrlPr>
                <w:rPr>
                  <w:rFonts w:ascii="Cambria Math" w:hAnsi="Cambria Math"/>
                  <w:sz w:val="24"/>
                </w:rPr>
              </m:ctrlPr>
            </m:dPr>
            <m:e>
              <m:r>
                <w:rPr>
                  <w:rFonts w:ascii="Cambria Math" w:hAnsi="Cambria Math"/>
                  <w:sz w:val="24"/>
                </w:rPr>
                <m:t>copies</m:t>
              </m:r>
              <m:r>
                <m:rPr>
                  <m:sty m:val="p"/>
                </m:rPr>
                <w:rPr>
                  <w:rFonts w:ascii="Cambria Math" w:hAnsi="Cambria Math"/>
                  <w:sz w:val="24"/>
                </w:rPr>
                <m:t>/</m:t>
              </m:r>
              <m:r>
                <w:rPr>
                  <w:rFonts w:ascii="Cambria Math" w:hAnsi="Cambria Math"/>
                  <w:sz w:val="24"/>
                </w:rPr>
                <m:t>μL</m:t>
              </m:r>
            </m:e>
          </m:d>
          <m:r>
            <m:rPr>
              <m:sty m:val="p"/>
            </m:rPr>
            <w:rPr>
              <w:rFonts w:ascii="Cambria Math" w:hAnsi="Cambria Math"/>
              <w:sz w:val="24"/>
            </w:rPr>
            <m:t>=</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C</m:t>
                  </m:r>
                </m:e>
                <m:sub>
                  <m:r>
                    <w:rPr>
                      <w:rFonts w:ascii="Cambria Math" w:hAnsi="Cambria Math"/>
                      <w:sz w:val="24"/>
                    </w:rPr>
                    <m:t>totalDNA</m:t>
                  </m:r>
                </m:sub>
              </m:sSub>
              <m:d>
                <m:dPr>
                  <m:begChr m:val="["/>
                  <m:endChr m:val="]"/>
                  <m:ctrlPr>
                    <w:rPr>
                      <w:rFonts w:ascii="Cambria Math" w:hAnsi="Cambria Math"/>
                      <w:sz w:val="24"/>
                    </w:rPr>
                  </m:ctrlPr>
                </m:dPr>
                <m:e>
                  <m:r>
                    <w:rPr>
                      <w:rFonts w:ascii="Cambria Math" w:hAnsi="Cambria Math"/>
                      <w:sz w:val="24"/>
                    </w:rPr>
                    <m:t>ng</m:t>
                  </m:r>
                  <m:r>
                    <m:rPr>
                      <m:sty m:val="p"/>
                    </m:rPr>
                    <w:rPr>
                      <w:rFonts w:ascii="Cambria Math" w:hAnsi="Cambria Math"/>
                      <w:sz w:val="24"/>
                    </w:rPr>
                    <m:t>/</m:t>
                  </m:r>
                  <m:r>
                    <w:rPr>
                      <w:rFonts w:ascii="Cambria Math" w:hAnsi="Cambria Math"/>
                      <w:sz w:val="24"/>
                    </w:rPr>
                    <m:t>μL</m:t>
                  </m:r>
                </m:e>
              </m:d>
              <m:r>
                <m:rPr>
                  <m:sty m:val="p"/>
                </m:rPr>
                <w:rPr>
                  <w:rFonts w:ascii="Cambria Math" w:hAnsi="Cambria Math"/>
                  <w:sz w:val="24"/>
                </w:rPr>
                <m:t>*</m:t>
              </m:r>
              <m:r>
                <w:rPr>
                  <w:rFonts w:ascii="Cambria Math" w:hAnsi="Cambria Math"/>
                  <w:sz w:val="24"/>
                </w:rPr>
                <m:t>6.022</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10</m:t>
                  </m:r>
                </m:e>
                <m:sup>
                  <m:r>
                    <w:rPr>
                      <w:rFonts w:ascii="Cambria Math" w:hAnsi="Cambria Math"/>
                      <w:sz w:val="24"/>
                    </w:rPr>
                    <m:t>23</m:t>
                  </m:r>
                </m:sup>
              </m:sSup>
              <m:d>
                <m:dPr>
                  <m:begChr m:val="["/>
                  <m:endChr m:val="]"/>
                  <m:ctrlPr>
                    <w:rPr>
                      <w:rFonts w:ascii="Cambria Math" w:hAnsi="Cambria Math"/>
                      <w:sz w:val="24"/>
                    </w:rPr>
                  </m:ctrlPr>
                </m:dPr>
                <m:e>
                  <m:r>
                    <w:rPr>
                      <w:rFonts w:ascii="Cambria Math" w:hAnsi="Cambria Math"/>
                      <w:sz w:val="24"/>
                    </w:rPr>
                    <m:t>copy</m:t>
                  </m:r>
                  <m:r>
                    <m:rPr>
                      <m:sty m:val="p"/>
                    </m:rPr>
                    <w:rPr>
                      <w:rFonts w:ascii="Cambria Math" w:hAnsi="Cambria Math"/>
                      <w:sz w:val="24"/>
                    </w:rPr>
                    <m:t>/</m:t>
                  </m:r>
                  <m:r>
                    <w:rPr>
                      <w:rFonts w:ascii="Cambria Math" w:hAnsi="Cambria Math"/>
                      <w:sz w:val="24"/>
                    </w:rPr>
                    <m:t>mol</m:t>
                  </m:r>
                </m:e>
              </m:d>
            </m:num>
            <m:den>
              <m:r>
                <w:rPr>
                  <w:rFonts w:ascii="Cambria Math" w:hAnsi="Cambria Math"/>
                  <w:sz w:val="24"/>
                </w:rPr>
                <m:t>MW</m:t>
              </m:r>
              <m:d>
                <m:dPr>
                  <m:begChr m:val="["/>
                  <m:endChr m:val="]"/>
                  <m:ctrlPr>
                    <w:rPr>
                      <w:rFonts w:ascii="Cambria Math" w:hAnsi="Cambria Math"/>
                      <w:sz w:val="24"/>
                    </w:rPr>
                  </m:ctrlPr>
                </m:dPr>
                <m:e>
                  <m:r>
                    <w:rPr>
                      <w:rFonts w:ascii="Cambria Math" w:hAnsi="Cambria Math"/>
                      <w:sz w:val="24"/>
                    </w:rPr>
                    <m:t>g</m:t>
                  </m:r>
                  <m:r>
                    <m:rPr>
                      <m:sty m:val="p"/>
                    </m:rPr>
                    <w:rPr>
                      <w:rFonts w:ascii="Cambria Math" w:hAnsi="Cambria Math"/>
                      <w:sz w:val="24"/>
                    </w:rPr>
                    <m:t>/</m:t>
                  </m:r>
                  <m:r>
                    <w:rPr>
                      <w:rFonts w:ascii="Cambria Math" w:hAnsi="Cambria Math"/>
                      <w:sz w:val="24"/>
                    </w:rPr>
                    <m:t>mol</m:t>
                  </m:r>
                </m:e>
              </m:d>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10</m:t>
                  </m:r>
                </m:e>
                <m:sup>
                  <m:r>
                    <w:rPr>
                      <w:rFonts w:ascii="Cambria Math" w:hAnsi="Cambria Math"/>
                      <w:sz w:val="24"/>
                    </w:rPr>
                    <m:t>9</m:t>
                  </m:r>
                </m:sup>
              </m:sSup>
              <m:d>
                <m:dPr>
                  <m:begChr m:val="["/>
                  <m:endChr m:val="]"/>
                  <m:ctrlPr>
                    <w:rPr>
                      <w:rFonts w:ascii="Cambria Math" w:hAnsi="Cambria Math"/>
                      <w:sz w:val="24"/>
                    </w:rPr>
                  </m:ctrlPr>
                </m:dPr>
                <m:e>
                  <m:r>
                    <w:rPr>
                      <w:rFonts w:ascii="Cambria Math" w:hAnsi="Cambria Math"/>
                      <w:sz w:val="24"/>
                    </w:rPr>
                    <m:t>ng</m:t>
                  </m:r>
                  <m:r>
                    <m:rPr>
                      <m:sty m:val="p"/>
                    </m:rPr>
                    <w:rPr>
                      <w:rFonts w:ascii="Cambria Math" w:hAnsi="Cambria Math"/>
                      <w:sz w:val="24"/>
                    </w:rPr>
                    <m:t>/</m:t>
                  </m:r>
                  <m:r>
                    <w:rPr>
                      <w:rFonts w:ascii="Cambria Math" w:hAnsi="Cambria Math"/>
                      <w:sz w:val="24"/>
                    </w:rPr>
                    <m:t>g</m:t>
                  </m:r>
                </m:e>
              </m:d>
            </m:den>
          </m:f>
        </m:oMath>
      </m:oMathPara>
    </w:p>
    <w:p w14:paraId="337418DC" w14:textId="77777777" w:rsidR="00F76194" w:rsidRDefault="00F76194" w:rsidP="00F76194">
      <w:pPr>
        <w:pStyle w:val="Normal1"/>
        <w:rPr>
          <w:rFonts w:ascii="Times" w:hAnsi="Times"/>
          <w:sz w:val="24"/>
        </w:rPr>
      </w:pPr>
    </w:p>
    <w:p w14:paraId="07EA7CBA" w14:textId="77777777" w:rsidR="00F76194" w:rsidRPr="00F76194" w:rsidRDefault="00F76194" w:rsidP="00F76194">
      <w:pPr>
        <w:pStyle w:val="Normal1"/>
        <w:rPr>
          <w:rFonts w:ascii="Times" w:hAnsi="Times"/>
          <w:sz w:val="24"/>
        </w:rPr>
      </w:pPr>
      <w:r w:rsidRPr="00F76194">
        <w:rPr>
          <w:rFonts w:ascii="Times" w:hAnsi="Times"/>
          <w:sz w:val="24"/>
        </w:rPr>
        <w:t>Then the ratio of target to total DNA is calculated simply by:</w:t>
      </w:r>
    </w:p>
    <w:p w14:paraId="49BFA604" w14:textId="77777777" w:rsidR="00F76194" w:rsidRPr="00F76194" w:rsidRDefault="00F76194" w:rsidP="00F76194">
      <w:pPr>
        <w:pStyle w:val="Normal1"/>
        <w:rPr>
          <w:rFonts w:ascii="Times" w:hAnsi="Times"/>
          <w:sz w:val="24"/>
        </w:rPr>
      </w:pPr>
      <m:oMathPara>
        <m:oMathParaPr>
          <m:jc m:val="center"/>
        </m:oMathParaPr>
        <m:oMath>
          <m:r>
            <w:rPr>
              <w:rFonts w:ascii="Cambria Math" w:hAnsi="Cambria Math"/>
              <w:sz w:val="24"/>
            </w:rPr>
            <m:t>Ratio</m:t>
          </m:r>
          <m:r>
            <m:rPr>
              <m:sty m:val="p"/>
            </m:rPr>
            <w:rPr>
              <w:rFonts w:ascii="Cambria Math" w:hAnsi="Cambria Math"/>
              <w:sz w:val="24"/>
            </w:rPr>
            <m:t>=</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C</m:t>
                  </m:r>
                </m:e>
                <m:sub>
                  <m:r>
                    <w:rPr>
                      <w:rFonts w:ascii="Cambria Math" w:hAnsi="Cambria Math"/>
                      <w:sz w:val="24"/>
                    </w:rPr>
                    <m:t>targetDNA</m:t>
                  </m:r>
                </m:sub>
              </m:sSub>
              <m:d>
                <m:dPr>
                  <m:begChr m:val="["/>
                  <m:endChr m:val="]"/>
                  <m:ctrlPr>
                    <w:rPr>
                      <w:rFonts w:ascii="Cambria Math" w:hAnsi="Cambria Math"/>
                      <w:sz w:val="24"/>
                    </w:rPr>
                  </m:ctrlPr>
                </m:dPr>
                <m:e>
                  <m:r>
                    <w:rPr>
                      <w:rFonts w:ascii="Cambria Math" w:hAnsi="Cambria Math"/>
                      <w:sz w:val="24"/>
                    </w:rPr>
                    <m:t>copy</m:t>
                  </m:r>
                  <m:r>
                    <m:rPr>
                      <m:sty m:val="p"/>
                    </m:rPr>
                    <w:rPr>
                      <w:rFonts w:ascii="Cambria Math" w:hAnsi="Cambria Math"/>
                      <w:sz w:val="24"/>
                    </w:rPr>
                    <m:t>/</m:t>
                  </m:r>
                  <m:r>
                    <w:rPr>
                      <w:rFonts w:ascii="Cambria Math" w:hAnsi="Cambria Math"/>
                      <w:sz w:val="24"/>
                    </w:rPr>
                    <m:t>μL</m:t>
                  </m:r>
                </m:e>
              </m:d>
            </m:num>
            <m:den>
              <m:sSub>
                <m:sSubPr>
                  <m:ctrlPr>
                    <w:rPr>
                      <w:rFonts w:ascii="Cambria Math" w:hAnsi="Cambria Math"/>
                      <w:sz w:val="24"/>
                    </w:rPr>
                  </m:ctrlPr>
                </m:sSubPr>
                <m:e>
                  <m:r>
                    <w:rPr>
                      <w:rFonts w:ascii="Cambria Math" w:hAnsi="Cambria Math"/>
                      <w:sz w:val="24"/>
                    </w:rPr>
                    <m:t>C</m:t>
                  </m:r>
                </m:e>
                <m:sub>
                  <m:r>
                    <w:rPr>
                      <w:rFonts w:ascii="Cambria Math" w:hAnsi="Cambria Math"/>
                      <w:sz w:val="24"/>
                    </w:rPr>
                    <m:t>totalDNA</m:t>
                  </m:r>
                </m:sub>
              </m:sSub>
              <m:d>
                <m:dPr>
                  <m:begChr m:val="["/>
                  <m:endChr m:val="]"/>
                  <m:ctrlPr>
                    <w:rPr>
                      <w:rFonts w:ascii="Cambria Math" w:hAnsi="Cambria Math"/>
                      <w:sz w:val="24"/>
                    </w:rPr>
                  </m:ctrlPr>
                </m:dPr>
                <m:e>
                  <m:r>
                    <w:rPr>
                      <w:rFonts w:ascii="Cambria Math" w:hAnsi="Cambria Math"/>
                      <w:sz w:val="24"/>
                    </w:rPr>
                    <m:t>copy</m:t>
                  </m:r>
                  <m:r>
                    <m:rPr>
                      <m:sty m:val="p"/>
                    </m:rPr>
                    <w:rPr>
                      <w:rFonts w:ascii="Cambria Math" w:hAnsi="Cambria Math"/>
                      <w:sz w:val="24"/>
                    </w:rPr>
                    <m:t>/</m:t>
                  </m:r>
                  <m:r>
                    <w:rPr>
                      <w:rFonts w:ascii="Cambria Math" w:hAnsi="Cambria Math"/>
                      <w:sz w:val="24"/>
                    </w:rPr>
                    <m:t>μL</m:t>
                  </m:r>
                </m:e>
              </m:d>
            </m:den>
          </m:f>
        </m:oMath>
      </m:oMathPara>
    </w:p>
    <w:p w14:paraId="5850B501" w14:textId="77777777" w:rsidR="00F76194" w:rsidRDefault="00F76194" w:rsidP="00F76194">
      <w:pPr>
        <w:pStyle w:val="Normal1"/>
        <w:rPr>
          <w:rFonts w:ascii="Times" w:hAnsi="Times"/>
          <w:b/>
          <w:bCs/>
          <w:sz w:val="24"/>
        </w:rPr>
      </w:pPr>
      <w:bookmarkStart w:id="78" w:name="X970b9bc5561bc7f52dc84fb662cbd4d1118539c"/>
      <w:bookmarkEnd w:id="75"/>
    </w:p>
    <w:p w14:paraId="2B3CC121" w14:textId="77777777" w:rsidR="00F76194" w:rsidRPr="00F76194" w:rsidRDefault="00F76194" w:rsidP="00F76194">
      <w:pPr>
        <w:pStyle w:val="Normal1"/>
        <w:rPr>
          <w:rFonts w:ascii="Times" w:hAnsi="Times"/>
          <w:b/>
          <w:bCs/>
          <w:sz w:val="24"/>
        </w:rPr>
      </w:pPr>
      <w:r w:rsidRPr="00F76194">
        <w:rPr>
          <w:rFonts w:ascii="Times" w:hAnsi="Times"/>
          <w:b/>
          <w:bCs/>
          <w:sz w:val="24"/>
        </w:rPr>
        <w:t>Linear models to compare different methodological choices</w:t>
      </w:r>
    </w:p>
    <w:p w14:paraId="54C9D9B1" w14:textId="62171AF1" w:rsidR="00F76194" w:rsidRPr="00F76194" w:rsidRDefault="00F76194" w:rsidP="00F76194">
      <w:pPr>
        <w:pStyle w:val="Normal1"/>
        <w:rPr>
          <w:rFonts w:ascii="Times" w:hAnsi="Times"/>
          <w:sz w:val="24"/>
        </w:rPr>
      </w:pPr>
      <w:r w:rsidRPr="00F76194">
        <w:rPr>
          <w:rFonts w:ascii="Times" w:hAnsi="Times"/>
          <w:sz w:val="24"/>
        </w:rPr>
        <w:t xml:space="preserve">Here, we present two linear models to quantify how different methodological choices (volume filtered, filter pore size, preservation method, extraction method) impact target </w:t>
      </w:r>
      <w:ins w:id="79" w:author="eallan" w:date="2025-07-14T13:20:00Z" w16du:dateUtc="2025-07-14T20:20:00Z">
        <w:r w:rsidR="00DA3826">
          <w:rPr>
            <w:rFonts w:ascii="Times" w:hAnsi="Times"/>
            <w:sz w:val="24"/>
          </w:rPr>
          <w:t xml:space="preserve">DNA </w:t>
        </w:r>
      </w:ins>
      <w:r w:rsidRPr="00F76194">
        <w:rPr>
          <w:rFonts w:ascii="Times" w:hAnsi="Times"/>
          <w:sz w:val="24"/>
        </w:rPr>
        <w:t>quantification. Given that for each field campaign, the water sampled all comes from a common pool, we can attribute the differences in target quantification to (1) sampling variability, and (2) the differences in methodological choices in collection and processing. Because we did not have a full factorial sampling design over our two field campaigns, we developed two closely related models: one predicting concentration as a function of volume filtered and pore size, and the other predicting concentration as a function of preservation and extraction methods.</w:t>
      </w:r>
    </w:p>
    <w:p w14:paraId="5EB138CF" w14:textId="77777777" w:rsidR="00F76194" w:rsidRPr="00F76194" w:rsidRDefault="00F76194" w:rsidP="00F76194">
      <w:pPr>
        <w:pStyle w:val="Normal1"/>
        <w:rPr>
          <w:rFonts w:ascii="Times" w:hAnsi="Times"/>
          <w:sz w:val="24"/>
        </w:rPr>
      </w:pPr>
      <w:r w:rsidRPr="00F76194">
        <w:rPr>
          <w:rFonts w:ascii="Times" w:hAnsi="Times"/>
          <w:sz w:val="24"/>
        </w:rPr>
        <w:t xml:space="preserve">In both models, (log) observations of concentrations of target DNA are treated hierarchically, with observations from technical replicate </w:t>
      </w:r>
      <w:proofErr w:type="spellStart"/>
      <w:proofErr w:type="gramStart"/>
      <w:r w:rsidRPr="00F76194">
        <w:rPr>
          <w:rFonts w:ascii="Times" w:hAnsi="Times"/>
          <w:i/>
          <w:iCs/>
          <w:sz w:val="24"/>
        </w:rPr>
        <w:t>i</w:t>
      </w:r>
      <w:proofErr w:type="spellEnd"/>
      <w:r w:rsidRPr="00F76194">
        <w:rPr>
          <w:rFonts w:ascii="Times" w:hAnsi="Times"/>
          <w:sz w:val="24"/>
        </w:rPr>
        <w:t xml:space="preserve"> ,</w:t>
      </w:r>
      <w:proofErr w:type="gramEnd"/>
      <w:r w:rsidRPr="00F76194">
        <w:rPr>
          <w:rFonts w:ascii="Times" w:hAnsi="Times"/>
          <w:sz w:val="24"/>
        </w:rPr>
        <w:t xml:space="preserve"> bottle </w:t>
      </w:r>
      <w:r w:rsidRPr="00F76194">
        <w:rPr>
          <w:rFonts w:ascii="Times" w:hAnsi="Times"/>
          <w:i/>
          <w:iCs/>
          <w:sz w:val="24"/>
        </w:rPr>
        <w:t>j</w:t>
      </w:r>
      <w:r w:rsidRPr="00F76194">
        <w:rPr>
          <w:rFonts w:ascii="Times" w:hAnsi="Times"/>
          <w:sz w:val="24"/>
        </w:rPr>
        <w:t xml:space="preserve">, treatment </w:t>
      </w:r>
      <w:r w:rsidRPr="00F76194">
        <w:rPr>
          <w:rFonts w:ascii="Times" w:hAnsi="Times"/>
          <w:i/>
          <w:iCs/>
          <w:sz w:val="24"/>
        </w:rPr>
        <w:t>k</w:t>
      </w:r>
      <w:r w:rsidRPr="00F76194">
        <w:rPr>
          <w:rFonts w:ascii="Times" w:hAnsi="Times"/>
          <w:sz w:val="24"/>
        </w:rPr>
        <w:t xml:space="preserve">, and campaign </w:t>
      </w:r>
      <w:r w:rsidRPr="00F76194">
        <w:rPr>
          <w:rFonts w:ascii="Times" w:hAnsi="Times"/>
          <w:i/>
          <w:iCs/>
          <w:sz w:val="24"/>
        </w:rPr>
        <w:t>m</w:t>
      </w:r>
      <w:r w:rsidRPr="00F76194">
        <w:rPr>
          <w:rFonts w:ascii="Times" w:hAnsi="Times"/>
          <w:sz w:val="24"/>
        </w:rPr>
        <w:t xml:space="preserve"> drawn from a nested series of normal distributions:</w:t>
      </w:r>
    </w:p>
    <w:p w14:paraId="4FDD516A" w14:textId="77777777" w:rsidR="00F76194" w:rsidRPr="00F76194" w:rsidRDefault="00000000" w:rsidP="00F76194">
      <w:pPr>
        <w:pStyle w:val="Normal1"/>
        <w:rPr>
          <w:rFonts w:ascii="Times" w:hAnsi="Times"/>
          <w:sz w:val="24"/>
        </w:rPr>
      </w:pPr>
      <m:oMathPara>
        <m:oMathParaPr>
          <m:jc m:val="center"/>
        </m:oMathParaPr>
        <m:oMath>
          <m:sSub>
            <m:sSubPr>
              <m:ctrlPr>
                <w:rPr>
                  <w:rFonts w:ascii="Cambria Math" w:hAnsi="Cambria Math"/>
                  <w:sz w:val="24"/>
                </w:rPr>
              </m:ctrlPr>
            </m:sSubPr>
            <m:e>
              <m:r>
                <w:rPr>
                  <w:rFonts w:ascii="Cambria Math" w:hAnsi="Cambria Math"/>
                  <w:sz w:val="24"/>
                </w:rPr>
                <m:t>y</m:t>
              </m:r>
            </m:e>
            <m:sub>
              <m:r>
                <w:rPr>
                  <w:rFonts w:ascii="Cambria Math" w:hAnsi="Cambria Math"/>
                  <w:sz w:val="24"/>
                </w:rPr>
                <m:t>ijkm</m:t>
              </m:r>
            </m:sub>
          </m:sSub>
          <m:r>
            <m:rPr>
              <m:sty m:val="p"/>
            </m:rPr>
            <w:rPr>
              <w:rFonts w:ascii="Cambria Math" w:hAnsi="Cambria Math"/>
              <w:sz w:val="24"/>
            </w:rPr>
            <m:t>∼</m:t>
          </m:r>
          <m:r>
            <w:rPr>
              <w:rFonts w:ascii="Cambria Math" w:hAnsi="Cambria Math"/>
              <w:sz w:val="24"/>
            </w:rPr>
            <m:t>N</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μ</m:t>
                  </m:r>
                </m:e>
                <m:sub>
                  <m:r>
                    <w:rPr>
                      <w:rFonts w:ascii="Cambria Math" w:hAnsi="Cambria Math"/>
                      <w:sz w:val="24"/>
                    </w:rPr>
                    <m:t>jkm</m:t>
                  </m:r>
                </m:sub>
              </m:sSub>
              <m:r>
                <m:rPr>
                  <m:sty m:val="p"/>
                </m:rPr>
                <w:rPr>
                  <w:rFonts w:ascii="Cambria Math" w:hAnsi="Cambria Math"/>
                  <w:sz w:val="24"/>
                </w:rPr>
                <m:t>,</m:t>
              </m:r>
              <m:r>
                <w:rPr>
                  <w:rFonts w:ascii="Cambria Math" w:hAnsi="Cambria Math"/>
                  <w:sz w:val="24"/>
                </w:rPr>
                <m:t>σ</m:t>
              </m:r>
            </m:e>
          </m:d>
        </m:oMath>
      </m:oMathPara>
    </w:p>
    <w:p w14:paraId="78891EC7" w14:textId="77777777" w:rsidR="00F76194" w:rsidRPr="00F76194" w:rsidRDefault="00000000" w:rsidP="00F76194">
      <w:pPr>
        <w:pStyle w:val="Normal1"/>
        <w:rPr>
          <w:rFonts w:ascii="Times" w:hAnsi="Times"/>
          <w:sz w:val="24"/>
        </w:rPr>
      </w:pPr>
      <m:oMathPara>
        <m:oMathParaPr>
          <m:jc m:val="center"/>
        </m:oMathParaPr>
        <m:oMath>
          <m:sSub>
            <m:sSubPr>
              <m:ctrlPr>
                <w:rPr>
                  <w:rFonts w:ascii="Cambria Math" w:hAnsi="Cambria Math"/>
                  <w:sz w:val="24"/>
                </w:rPr>
              </m:ctrlPr>
            </m:sSubPr>
            <m:e>
              <m:r>
                <w:rPr>
                  <w:rFonts w:ascii="Cambria Math" w:hAnsi="Cambria Math"/>
                  <w:sz w:val="24"/>
                </w:rPr>
                <m:t>μ</m:t>
              </m:r>
            </m:e>
            <m:sub>
              <m:r>
                <w:rPr>
                  <w:rFonts w:ascii="Cambria Math" w:hAnsi="Cambria Math"/>
                  <w:sz w:val="24"/>
                </w:rPr>
                <m:t>jkm</m:t>
              </m:r>
            </m:sub>
          </m:sSub>
          <m:r>
            <m:rPr>
              <m:sty m:val="p"/>
            </m:rPr>
            <w:rPr>
              <w:rFonts w:ascii="Cambria Math" w:hAnsi="Cambria Math"/>
              <w:sz w:val="24"/>
            </w:rPr>
            <m:t>∼</m:t>
          </m:r>
          <m:r>
            <w:rPr>
              <w:rFonts w:ascii="Cambria Math" w:hAnsi="Cambria Math"/>
              <w:sz w:val="24"/>
            </w:rPr>
            <m:t>N</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θ</m:t>
                  </m:r>
                </m:e>
                <m:sub>
                  <m:r>
                    <w:rPr>
                      <w:rFonts w:ascii="Cambria Math" w:hAnsi="Cambria Math"/>
                      <w:sz w:val="24"/>
                    </w:rPr>
                    <m:t>km</m:t>
                  </m:r>
                </m:sub>
              </m:sSub>
              <m:r>
                <m:rPr>
                  <m:sty m:val="p"/>
                </m:rPr>
                <w:rPr>
                  <w:rFonts w:ascii="Cambria Math" w:hAnsi="Cambria Math"/>
                  <w:sz w:val="24"/>
                </w:rPr>
                <m:t>,</m:t>
              </m:r>
              <m:r>
                <w:rPr>
                  <w:rFonts w:ascii="Cambria Math" w:hAnsi="Cambria Math"/>
                  <w:sz w:val="24"/>
                </w:rPr>
                <m:t>τ</m:t>
              </m:r>
            </m:e>
          </m:d>
        </m:oMath>
      </m:oMathPara>
    </w:p>
    <w:p w14:paraId="3F6EBF3D" w14:textId="77777777" w:rsidR="00F76194" w:rsidRPr="00F76194" w:rsidRDefault="00000000" w:rsidP="00F76194">
      <w:pPr>
        <w:pStyle w:val="Normal1"/>
        <w:rPr>
          <w:rFonts w:ascii="Times" w:hAnsi="Times"/>
          <w:sz w:val="24"/>
        </w:rPr>
      </w:pPr>
      <m:oMathPara>
        <m:oMathParaPr>
          <m:jc m:val="center"/>
        </m:oMathParaPr>
        <m:oMath>
          <m:sSub>
            <m:sSubPr>
              <m:ctrlPr>
                <w:rPr>
                  <w:rFonts w:ascii="Cambria Math" w:hAnsi="Cambria Math"/>
                  <w:sz w:val="24"/>
                </w:rPr>
              </m:ctrlPr>
            </m:sSubPr>
            <m:e>
              <m:r>
                <w:rPr>
                  <w:rFonts w:ascii="Cambria Math" w:hAnsi="Cambria Math"/>
                  <w:sz w:val="24"/>
                </w:rPr>
                <m:t>θ</m:t>
              </m:r>
            </m:e>
            <m:sub>
              <m:r>
                <w:rPr>
                  <w:rFonts w:ascii="Cambria Math" w:hAnsi="Cambria Math"/>
                  <w:sz w:val="24"/>
                </w:rPr>
                <m:t>km</m:t>
              </m:r>
            </m:sub>
          </m:sSub>
          <m:r>
            <m:rPr>
              <m:sty m:val="p"/>
            </m:rPr>
            <w:rPr>
              <w:rFonts w:ascii="Cambria Math" w:hAnsi="Cambria Math"/>
              <w:sz w:val="24"/>
            </w:rPr>
            <m:t>∼</m:t>
          </m:r>
          <m:r>
            <w:rPr>
              <w:rFonts w:ascii="Cambria Math" w:hAnsi="Cambria Math"/>
              <w:sz w:val="24"/>
            </w:rPr>
            <m:t>N</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ϕ</m:t>
                  </m:r>
                </m:e>
                <m:sub>
                  <m:r>
                    <w:rPr>
                      <w:rFonts w:ascii="Cambria Math" w:hAnsi="Cambria Math"/>
                      <w:sz w:val="24"/>
                    </w:rPr>
                    <m:t>m</m:t>
                  </m:r>
                </m:sub>
              </m:sSub>
              <m:r>
                <m:rPr>
                  <m:sty m:val="p"/>
                </m:rPr>
                <w:rPr>
                  <w:rFonts w:ascii="Cambria Math" w:hAnsi="Cambria Math"/>
                  <w:sz w:val="24"/>
                </w:rPr>
                <m:t>,</m:t>
              </m:r>
              <m:r>
                <w:rPr>
                  <w:rFonts w:ascii="Cambria Math" w:hAnsi="Cambria Math"/>
                  <w:sz w:val="24"/>
                </w:rPr>
                <m:t>ν</m:t>
              </m:r>
            </m:e>
          </m:d>
        </m:oMath>
      </m:oMathPara>
    </w:p>
    <w:p w14:paraId="16AB663F" w14:textId="7F000FEA" w:rsidR="00F76194" w:rsidRPr="00F76194" w:rsidRDefault="00F76194" w:rsidP="00F76194">
      <w:pPr>
        <w:pStyle w:val="Normal1"/>
        <w:rPr>
          <w:rFonts w:ascii="Times" w:hAnsi="Times"/>
          <w:sz w:val="24"/>
        </w:rPr>
      </w:pPr>
      <w:r w:rsidRPr="00F76194">
        <w:rPr>
          <w:rFonts w:ascii="Times" w:hAnsi="Times"/>
          <w:sz w:val="24"/>
        </w:rPr>
        <w:t xml:space="preserve">where </w:t>
      </w:r>
      <m:oMath>
        <m:sSub>
          <m:sSubPr>
            <m:ctrlPr>
              <w:rPr>
                <w:rFonts w:ascii="Cambria Math" w:hAnsi="Cambria Math"/>
                <w:sz w:val="24"/>
              </w:rPr>
            </m:ctrlPr>
          </m:sSubPr>
          <m:e>
            <m:r>
              <w:rPr>
                <w:rFonts w:ascii="Cambria Math" w:hAnsi="Cambria Math"/>
                <w:sz w:val="24"/>
              </w:rPr>
              <m:t>μ</m:t>
            </m:r>
          </m:e>
          <m:sub>
            <m:r>
              <w:rPr>
                <w:rFonts w:ascii="Cambria Math" w:hAnsi="Cambria Math"/>
                <w:sz w:val="24"/>
              </w:rPr>
              <m:t>jkm</m:t>
            </m:r>
          </m:sub>
        </m:sSub>
      </m:oMath>
      <w:r w:rsidRPr="00F76194">
        <w:rPr>
          <w:rFonts w:ascii="Times" w:hAnsi="Times"/>
          <w:sz w:val="24"/>
        </w:rPr>
        <w:t xml:space="preserve"> is the mean of each biological replicate (i.e, bottle-level mean) and </w:t>
      </w:r>
      <m:oMath>
        <m:r>
          <w:rPr>
            <w:rFonts w:ascii="Cambria Math" w:hAnsi="Cambria Math"/>
            <w:sz w:val="24"/>
          </w:rPr>
          <m:t>σ</m:t>
        </m:r>
      </m:oMath>
      <w:r w:rsidRPr="00F76194">
        <w:rPr>
          <w:rFonts w:ascii="Times" w:hAnsi="Times"/>
          <w:sz w:val="24"/>
        </w:rPr>
        <w:t xml:space="preserve"> is the standard deviation among technical replicates within a biological replicate. Bottle-level means are in turn treated as samples from a treatment-level distribution of mean </w:t>
      </w:r>
      <m:oMath>
        <m:sSub>
          <m:sSubPr>
            <m:ctrlPr>
              <w:rPr>
                <w:rFonts w:ascii="Cambria Math" w:hAnsi="Cambria Math"/>
                <w:sz w:val="24"/>
              </w:rPr>
            </m:ctrlPr>
          </m:sSubPr>
          <m:e>
            <m:r>
              <w:rPr>
                <w:rFonts w:ascii="Cambria Math" w:hAnsi="Cambria Math"/>
                <w:sz w:val="24"/>
              </w:rPr>
              <m:t>θ</m:t>
            </m:r>
          </m:e>
          <m:sub>
            <m:r>
              <w:rPr>
                <w:rFonts w:ascii="Cambria Math" w:hAnsi="Cambria Math"/>
                <w:sz w:val="24"/>
              </w:rPr>
              <m:t>km</m:t>
            </m:r>
          </m:sub>
        </m:sSub>
      </m:oMath>
      <w:r w:rsidRPr="00F76194">
        <w:rPr>
          <w:rFonts w:ascii="Times" w:hAnsi="Times"/>
          <w:sz w:val="24"/>
        </w:rPr>
        <w:t xml:space="preserve"> and </w:t>
      </w:r>
      <w:r w:rsidRPr="00F76194">
        <w:rPr>
          <w:rFonts w:ascii="Times" w:hAnsi="Times"/>
          <w:sz w:val="24"/>
        </w:rPr>
        <w:lastRenderedPageBreak/>
        <w:t xml:space="preserve">standard deviation </w:t>
      </w:r>
      <m:oMath>
        <m:r>
          <w:rPr>
            <w:rFonts w:ascii="Cambria Math" w:hAnsi="Cambria Math"/>
            <w:sz w:val="24"/>
          </w:rPr>
          <m:t>τ</m:t>
        </m:r>
      </m:oMath>
      <w:r w:rsidRPr="00F76194">
        <w:rPr>
          <w:rFonts w:ascii="Times" w:hAnsi="Times"/>
          <w:sz w:val="24"/>
        </w:rPr>
        <w:t xml:space="preserve">. Finally, all treatment-level means are treated as draws from a campaign-level (overall) distribution of mean </w:t>
      </w:r>
      <m:oMath>
        <m:sSub>
          <m:sSubPr>
            <m:ctrlPr>
              <w:rPr>
                <w:rFonts w:ascii="Cambria Math" w:hAnsi="Cambria Math"/>
                <w:sz w:val="24"/>
              </w:rPr>
            </m:ctrlPr>
          </m:sSubPr>
          <m:e>
            <m:r>
              <w:rPr>
                <w:rFonts w:ascii="Cambria Math" w:hAnsi="Cambria Math"/>
                <w:sz w:val="24"/>
              </w:rPr>
              <m:t>ϕ</m:t>
            </m:r>
          </m:e>
          <m:sub>
            <m:r>
              <w:rPr>
                <w:rFonts w:ascii="Cambria Math" w:hAnsi="Cambria Math"/>
                <w:sz w:val="24"/>
              </w:rPr>
              <m:t>m</m:t>
            </m:r>
          </m:sub>
        </m:sSub>
      </m:oMath>
      <w:r w:rsidRPr="00F76194">
        <w:rPr>
          <w:rFonts w:ascii="Times" w:hAnsi="Times"/>
          <w:sz w:val="24"/>
        </w:rPr>
        <w:t xml:space="preserve"> and standard deviation </w:t>
      </w:r>
      <m:oMath>
        <m:r>
          <w:rPr>
            <w:rFonts w:ascii="Cambria Math" w:hAnsi="Cambria Math"/>
            <w:sz w:val="24"/>
          </w:rPr>
          <m:t>ν</m:t>
        </m:r>
      </m:oMath>
      <w:r w:rsidRPr="00F76194">
        <w:rPr>
          <w:rFonts w:ascii="Times" w:hAnsi="Times"/>
          <w:sz w:val="24"/>
        </w:rPr>
        <w:t>.</w:t>
      </w:r>
      <w:ins w:id="80" w:author="eallan" w:date="2025-06-27T14:34:00Z" w16du:dateUtc="2025-06-27T21:34:00Z">
        <w:r w:rsidR="002868D0">
          <w:rPr>
            <w:rFonts w:ascii="Times" w:hAnsi="Times"/>
            <w:sz w:val="24"/>
          </w:rPr>
          <w:t xml:space="preserve"> Essentially, we are modeling the nature of the nested-ness where samples</w:t>
        </w:r>
      </w:ins>
      <w:ins w:id="81" w:author="eallan" w:date="2025-06-27T14:38:00Z" w16du:dateUtc="2025-06-27T21:38:00Z">
        <w:r w:rsidR="002868D0">
          <w:rPr>
            <w:rFonts w:ascii="Times" w:hAnsi="Times"/>
            <w:sz w:val="24"/>
          </w:rPr>
          <w:t xml:space="preserve"> from each campaign</w:t>
        </w:r>
      </w:ins>
      <w:ins w:id="82" w:author="eallan" w:date="2025-06-27T14:34:00Z" w16du:dateUtc="2025-06-27T21:34:00Z">
        <w:r w:rsidR="002868D0">
          <w:rPr>
            <w:rFonts w:ascii="Times" w:hAnsi="Times"/>
            <w:sz w:val="24"/>
          </w:rPr>
          <w:t xml:space="preserve"> are collected from a common pool of water, </w:t>
        </w:r>
      </w:ins>
      <w:ins w:id="83" w:author="eallan" w:date="2025-06-27T14:36:00Z" w16du:dateUtc="2025-06-27T21:36:00Z">
        <w:r w:rsidR="002868D0">
          <w:rPr>
            <w:rFonts w:ascii="Times" w:hAnsi="Times"/>
            <w:sz w:val="24"/>
          </w:rPr>
          <w:t xml:space="preserve">but </w:t>
        </w:r>
        <w:r w:rsidR="002868D0">
          <w:rPr>
            <w:rFonts w:ascii="Times" w:hAnsi="Times"/>
            <w:sz w:val="24"/>
          </w:rPr>
          <w:t>each treatment (here, pore size and volume) ha</w:t>
        </w:r>
        <w:r w:rsidR="002868D0">
          <w:rPr>
            <w:rFonts w:ascii="Times" w:hAnsi="Times"/>
            <w:sz w:val="24"/>
          </w:rPr>
          <w:t>s</w:t>
        </w:r>
        <w:r w:rsidR="002868D0">
          <w:rPr>
            <w:rFonts w:ascii="Times" w:hAnsi="Times"/>
            <w:sz w:val="24"/>
          </w:rPr>
          <w:t xml:space="preserve"> a set of biological</w:t>
        </w:r>
        <w:r w:rsidR="002868D0">
          <w:rPr>
            <w:rFonts w:ascii="Times" w:hAnsi="Times"/>
            <w:sz w:val="24"/>
          </w:rPr>
          <w:t xml:space="preserve"> replicates, and those</w:t>
        </w:r>
      </w:ins>
      <w:ins w:id="84" w:author="eallan" w:date="2025-06-27T14:34:00Z" w16du:dateUtc="2025-06-27T21:34:00Z">
        <w:r w:rsidR="002868D0">
          <w:rPr>
            <w:rFonts w:ascii="Times" w:hAnsi="Times"/>
            <w:sz w:val="24"/>
          </w:rPr>
          <w:t xml:space="preserve"> biological replicates </w:t>
        </w:r>
      </w:ins>
      <w:ins w:id="85" w:author="eallan" w:date="2025-06-27T14:35:00Z" w16du:dateUtc="2025-06-27T21:35:00Z">
        <w:r w:rsidR="002868D0">
          <w:rPr>
            <w:rFonts w:ascii="Times" w:hAnsi="Times"/>
            <w:sz w:val="24"/>
          </w:rPr>
          <w:t>are subsamples of th</w:t>
        </w:r>
      </w:ins>
      <w:ins w:id="86" w:author="eallan" w:date="2025-06-27T14:36:00Z" w16du:dateUtc="2025-06-27T21:36:00Z">
        <w:r w:rsidR="002868D0">
          <w:rPr>
            <w:rFonts w:ascii="Times" w:hAnsi="Times"/>
            <w:sz w:val="24"/>
          </w:rPr>
          <w:t>e common</w:t>
        </w:r>
      </w:ins>
      <w:ins w:id="87" w:author="eallan" w:date="2025-06-27T14:35:00Z" w16du:dateUtc="2025-06-27T21:35:00Z">
        <w:r w:rsidR="002868D0">
          <w:rPr>
            <w:rFonts w:ascii="Times" w:hAnsi="Times"/>
            <w:sz w:val="24"/>
          </w:rPr>
          <w:t xml:space="preserve"> pool</w:t>
        </w:r>
      </w:ins>
      <w:ins w:id="88" w:author="eallan" w:date="2025-06-27T14:36:00Z" w16du:dateUtc="2025-06-27T21:36:00Z">
        <w:r w:rsidR="002868D0">
          <w:rPr>
            <w:rFonts w:ascii="Times" w:hAnsi="Times"/>
            <w:sz w:val="24"/>
          </w:rPr>
          <w:t xml:space="preserve"> and </w:t>
        </w:r>
      </w:ins>
      <w:ins w:id="89" w:author="eallan" w:date="2025-06-27T14:35:00Z" w16du:dateUtc="2025-06-27T21:35:00Z">
        <w:r w:rsidR="002868D0">
          <w:rPr>
            <w:rFonts w:ascii="Times" w:hAnsi="Times"/>
            <w:sz w:val="24"/>
          </w:rPr>
          <w:t>technical replicates are subsamples of each biological replicate</w:t>
        </w:r>
      </w:ins>
      <w:ins w:id="90" w:author="eallan" w:date="2025-06-27T14:36:00Z" w16du:dateUtc="2025-06-27T21:36:00Z">
        <w:r w:rsidR="002868D0">
          <w:rPr>
            <w:rFonts w:ascii="Times" w:hAnsi="Times"/>
            <w:sz w:val="24"/>
          </w:rPr>
          <w:t xml:space="preserve">. </w:t>
        </w:r>
      </w:ins>
      <w:ins w:id="91" w:author="eallan" w:date="2025-06-27T14:35:00Z" w16du:dateUtc="2025-06-27T21:35:00Z">
        <w:r w:rsidR="002868D0">
          <w:rPr>
            <w:rFonts w:ascii="Times" w:hAnsi="Times"/>
            <w:sz w:val="24"/>
          </w:rPr>
          <w:t xml:space="preserve"> </w:t>
        </w:r>
      </w:ins>
      <w:ins w:id="92" w:author="eallan" w:date="2025-06-27T14:34:00Z" w16du:dateUtc="2025-06-27T21:34:00Z">
        <w:r w:rsidR="002868D0">
          <w:rPr>
            <w:rFonts w:ascii="Times" w:hAnsi="Times"/>
            <w:sz w:val="24"/>
          </w:rPr>
          <w:t xml:space="preserve"> </w:t>
        </w:r>
      </w:ins>
      <w:r w:rsidRPr="00F76194">
        <w:rPr>
          <w:rFonts w:ascii="Times" w:hAnsi="Times"/>
          <w:sz w:val="24"/>
        </w:rPr>
        <w:br/>
      </w:r>
    </w:p>
    <w:p w14:paraId="487E459E" w14:textId="77777777" w:rsidR="00F76194" w:rsidRPr="00F76194" w:rsidRDefault="00F76194" w:rsidP="00F76194">
      <w:pPr>
        <w:pStyle w:val="Normal1"/>
        <w:rPr>
          <w:rFonts w:ascii="Times" w:hAnsi="Times"/>
          <w:sz w:val="24"/>
        </w:rPr>
      </w:pPr>
      <w:r w:rsidRPr="00F76194">
        <w:rPr>
          <w:rFonts w:ascii="Times" w:hAnsi="Times"/>
          <w:sz w:val="24"/>
        </w:rPr>
        <w:t>We first model the effects of volume filtered and pore size filter across two field campaigns as:</w:t>
      </w:r>
    </w:p>
    <w:p w14:paraId="2F41AA39" w14:textId="77777777" w:rsidR="00F76194" w:rsidRPr="00F76194" w:rsidRDefault="00000000" w:rsidP="00F76194">
      <w:pPr>
        <w:pStyle w:val="Normal1"/>
        <w:rPr>
          <w:rFonts w:ascii="Times" w:hAnsi="Times"/>
          <w:sz w:val="24"/>
        </w:rPr>
      </w:pPr>
      <m:oMathPara>
        <m:oMathParaPr>
          <m:jc m:val="center"/>
        </m:oMathParaPr>
        <m:oMath>
          <m:sSub>
            <m:sSubPr>
              <m:ctrlPr>
                <w:rPr>
                  <w:rFonts w:ascii="Cambria Math" w:hAnsi="Cambria Math"/>
                  <w:sz w:val="24"/>
                </w:rPr>
              </m:ctrlPr>
            </m:sSubPr>
            <m:e>
              <m:r>
                <w:rPr>
                  <w:rFonts w:ascii="Cambria Math" w:hAnsi="Cambria Math"/>
                  <w:sz w:val="24"/>
                </w:rPr>
                <m:t>θ</m:t>
              </m:r>
            </m:e>
            <m:sub>
              <m:r>
                <w:rPr>
                  <w:rFonts w:ascii="Cambria Math" w:hAnsi="Cambria Math"/>
                  <w:sz w:val="24"/>
                </w:rPr>
                <m:t>km</m:t>
              </m:r>
            </m:sub>
          </m:sSub>
          <m:r>
            <m:rPr>
              <m:sty m:val="p"/>
            </m:rPr>
            <w:rPr>
              <w:rFonts w:ascii="Cambria Math" w:hAnsi="Cambria Math"/>
              <w:sz w:val="24"/>
            </w:rPr>
            <m:t>=</m:t>
          </m:r>
          <m:r>
            <w:rPr>
              <w:rFonts w:ascii="Cambria Math" w:hAnsi="Cambria Math"/>
              <w:sz w:val="24"/>
            </w:rPr>
            <m:t>βX</m:t>
          </m:r>
        </m:oMath>
      </m:oMathPara>
    </w:p>
    <w:p w14:paraId="052C0ECC" w14:textId="77777777" w:rsidR="00F76194" w:rsidRPr="00F76194" w:rsidRDefault="00F76194" w:rsidP="00F76194">
      <w:pPr>
        <w:pStyle w:val="Normal1"/>
        <w:rPr>
          <w:rFonts w:ascii="Times" w:hAnsi="Times"/>
          <w:sz w:val="24"/>
        </w:rPr>
      </w:pPr>
      <w:r w:rsidRPr="00F76194">
        <w:rPr>
          <w:rFonts w:ascii="Times" w:hAnsi="Times"/>
          <w:sz w:val="24"/>
        </w:rPr>
        <w:t xml:space="preserve">where </w:t>
      </w:r>
      <m:oMath>
        <m:r>
          <w:rPr>
            <w:rFonts w:ascii="Cambria Math" w:hAnsi="Cambria Math"/>
            <w:sz w:val="24"/>
          </w:rPr>
          <m:t>β</m:t>
        </m:r>
      </m:oMath>
      <w:r w:rsidRPr="00F76194">
        <w:rPr>
          <w:rFonts w:ascii="Times" w:hAnsi="Times"/>
          <w:sz w:val="24"/>
        </w:rPr>
        <w:t xml:space="preserve"> is a vector of regression coefficients having the same length as </w:t>
      </w:r>
      <m:oMath>
        <m:r>
          <w:rPr>
            <w:rFonts w:ascii="Cambria Math" w:hAnsi="Cambria Math"/>
            <w:sz w:val="24"/>
          </w:rPr>
          <m:t>θ</m:t>
        </m:r>
      </m:oMath>
      <w:r w:rsidRPr="00F76194">
        <w:rPr>
          <w:rFonts w:ascii="Times" w:hAnsi="Times"/>
          <w:sz w:val="24"/>
        </w:rPr>
        <w:t xml:space="preserve">, and </w:t>
      </w:r>
      <m:oMath>
        <m:r>
          <w:rPr>
            <w:rFonts w:ascii="Cambria Math" w:hAnsi="Cambria Math"/>
            <w:sz w:val="24"/>
          </w:rPr>
          <m:t>X</m:t>
        </m:r>
      </m:oMath>
      <w:r w:rsidRPr="00F76194">
        <w:rPr>
          <w:rFonts w:ascii="Times" w:hAnsi="Times"/>
          <w:sz w:val="24"/>
        </w:rPr>
        <w:t xml:space="preserve"> is the design matrix mapping different combinations of volume filtered and pore size (i.e., treatments) to the data.</w:t>
      </w:r>
    </w:p>
    <w:p w14:paraId="06406388" w14:textId="77777777" w:rsidR="00F76194" w:rsidRDefault="00F76194" w:rsidP="00F76194">
      <w:pPr>
        <w:pStyle w:val="Normal1"/>
        <w:rPr>
          <w:rFonts w:ascii="Times" w:hAnsi="Times"/>
          <w:sz w:val="24"/>
        </w:rPr>
      </w:pPr>
    </w:p>
    <w:p w14:paraId="6F370D74" w14:textId="2FDEBF37" w:rsidR="00F76194" w:rsidRPr="00F76194" w:rsidRDefault="00F76194" w:rsidP="00F76194">
      <w:pPr>
        <w:pStyle w:val="Normal1"/>
        <w:rPr>
          <w:rFonts w:ascii="Times" w:hAnsi="Times"/>
          <w:sz w:val="24"/>
        </w:rPr>
      </w:pPr>
      <w:r w:rsidRPr="00F76194">
        <w:rPr>
          <w:rFonts w:ascii="Times" w:hAnsi="Times"/>
          <w:sz w:val="24"/>
        </w:rPr>
        <w:t>The second model is identical, but for treatments of different preservation and extraction methods, and having only a single campaign, such that it requires only the first two hierarchical levels</w:t>
      </w:r>
      <w:ins w:id="93" w:author="eallan" w:date="2025-06-27T14:38:00Z" w16du:dateUtc="2025-06-27T21:38:00Z">
        <w:r w:rsidR="002868D0">
          <w:rPr>
            <w:rFonts w:ascii="Times" w:hAnsi="Times"/>
            <w:sz w:val="24"/>
          </w:rPr>
          <w:t xml:space="preserve"> (i.e., there is no campaign-level mean to separate the two pools of water)</w:t>
        </w:r>
      </w:ins>
      <w:r w:rsidRPr="00F76194">
        <w:rPr>
          <w:rFonts w:ascii="Times" w:hAnsi="Times"/>
          <w:sz w:val="24"/>
        </w:rPr>
        <w:t>.</w:t>
      </w:r>
    </w:p>
    <w:p w14:paraId="2E0C0C0F" w14:textId="77777777" w:rsidR="00F76194" w:rsidRDefault="00F76194" w:rsidP="00F76194">
      <w:pPr>
        <w:pStyle w:val="Normal1"/>
        <w:rPr>
          <w:rFonts w:ascii="Times" w:hAnsi="Times"/>
          <w:sz w:val="24"/>
        </w:rPr>
      </w:pPr>
    </w:p>
    <w:p w14:paraId="1F376B1A" w14:textId="77777777" w:rsidR="00F76194" w:rsidRPr="00F76194" w:rsidRDefault="00F76194" w:rsidP="00F76194">
      <w:pPr>
        <w:pStyle w:val="Normal1"/>
        <w:rPr>
          <w:rFonts w:ascii="Times" w:hAnsi="Times"/>
          <w:sz w:val="24"/>
        </w:rPr>
      </w:pPr>
      <w:r w:rsidRPr="00F76194">
        <w:rPr>
          <w:rFonts w:ascii="Times" w:hAnsi="Times"/>
          <w:sz w:val="24"/>
        </w:rPr>
        <w:t>The priors for both models were the same and were as follows (Equations 5-8):</w:t>
      </w:r>
    </w:p>
    <w:p w14:paraId="2C147B25" w14:textId="77777777" w:rsidR="00F76194" w:rsidRPr="00F76194" w:rsidRDefault="00000000" w:rsidP="00F76194">
      <w:pPr>
        <w:pStyle w:val="Normal1"/>
        <w:rPr>
          <w:rFonts w:ascii="Times" w:hAnsi="Times"/>
          <w:sz w:val="24"/>
        </w:rPr>
      </w:pPr>
      <m:oMathPara>
        <m:oMathParaPr>
          <m:jc m:val="center"/>
        </m:oMathParaPr>
        <m:oMath>
          <m:sSub>
            <m:sSubPr>
              <m:ctrlPr>
                <w:rPr>
                  <w:rFonts w:ascii="Cambria Math" w:hAnsi="Cambria Math"/>
                  <w:sz w:val="24"/>
                </w:rPr>
              </m:ctrlPr>
            </m:sSubPr>
            <m:e>
              <m:r>
                <w:rPr>
                  <w:rFonts w:ascii="Cambria Math" w:hAnsi="Cambria Math"/>
                  <w:sz w:val="24"/>
                </w:rPr>
                <m:t>μ</m:t>
              </m:r>
            </m:e>
            <m:sub>
              <m:r>
                <w:rPr>
                  <w:rFonts w:ascii="Cambria Math" w:hAnsi="Cambria Math"/>
                  <w:sz w:val="24"/>
                </w:rPr>
                <m:t>jkm</m:t>
              </m:r>
            </m:sub>
          </m:sSub>
          <m:r>
            <m:rPr>
              <m:sty m:val="p"/>
            </m:rPr>
            <w:rPr>
              <w:rFonts w:ascii="Cambria Math" w:hAnsi="Cambria Math"/>
              <w:sz w:val="24"/>
            </w:rPr>
            <m:t>∼</m:t>
          </m:r>
          <m:r>
            <w:rPr>
              <w:rFonts w:ascii="Cambria Math" w:hAnsi="Cambria Math"/>
              <w:sz w:val="24"/>
            </w:rPr>
            <m:t>N</m:t>
          </m:r>
          <m:d>
            <m:dPr>
              <m:ctrlPr>
                <w:rPr>
                  <w:rFonts w:ascii="Cambria Math" w:hAnsi="Cambria Math"/>
                  <w:sz w:val="24"/>
                </w:rPr>
              </m:ctrlPr>
            </m:dPr>
            <m:e>
              <m:r>
                <w:rPr>
                  <w:rFonts w:ascii="Cambria Math" w:hAnsi="Cambria Math"/>
                  <w:sz w:val="24"/>
                </w:rPr>
                <m:t>0</m:t>
              </m:r>
              <m:r>
                <m:rPr>
                  <m:sty m:val="p"/>
                </m:rPr>
                <w:rPr>
                  <w:rFonts w:ascii="Cambria Math" w:hAnsi="Cambria Math"/>
                  <w:sz w:val="24"/>
                </w:rPr>
                <m:t>,</m:t>
              </m:r>
              <m:r>
                <w:rPr>
                  <w:rFonts w:ascii="Cambria Math" w:hAnsi="Cambria Math"/>
                  <w:sz w:val="24"/>
                </w:rPr>
                <m:t>10</m:t>
              </m:r>
            </m:e>
          </m:d>
        </m:oMath>
      </m:oMathPara>
    </w:p>
    <w:p w14:paraId="28C504D9" w14:textId="77777777" w:rsidR="00F76194" w:rsidRPr="00F76194" w:rsidRDefault="00F76194" w:rsidP="00F76194">
      <w:pPr>
        <w:pStyle w:val="Normal1"/>
        <w:rPr>
          <w:rFonts w:ascii="Times" w:hAnsi="Times"/>
          <w:sz w:val="24"/>
        </w:rPr>
      </w:pPr>
      <m:oMathPara>
        <m:oMathParaPr>
          <m:jc m:val="center"/>
        </m:oMathParaPr>
        <m:oMath>
          <m:r>
            <w:rPr>
              <w:rFonts w:ascii="Cambria Math" w:hAnsi="Cambria Math"/>
              <w:sz w:val="24"/>
            </w:rPr>
            <m:t>σ</m:t>
          </m:r>
          <m:r>
            <m:rPr>
              <m:sty m:val="p"/>
            </m:rPr>
            <w:rPr>
              <w:rFonts w:ascii="Cambria Math" w:hAnsi="Cambria Math"/>
              <w:sz w:val="24"/>
            </w:rPr>
            <m:t>∼</m:t>
          </m:r>
          <m:r>
            <w:rPr>
              <w:rFonts w:ascii="Cambria Math" w:hAnsi="Cambria Math"/>
              <w:sz w:val="24"/>
            </w:rPr>
            <m:t>gamma</m:t>
          </m:r>
          <m:d>
            <m:dPr>
              <m:ctrlPr>
                <w:rPr>
                  <w:rFonts w:ascii="Cambria Math" w:hAnsi="Cambria Math"/>
                  <w:sz w:val="24"/>
                </w:rPr>
              </m:ctrlPr>
            </m:dPr>
            <m:e>
              <m:r>
                <w:rPr>
                  <w:rFonts w:ascii="Cambria Math" w:hAnsi="Cambria Math"/>
                  <w:sz w:val="24"/>
                </w:rPr>
                <m:t>1</m:t>
              </m:r>
              <m:r>
                <m:rPr>
                  <m:sty m:val="p"/>
                </m:rPr>
                <w:rPr>
                  <w:rFonts w:ascii="Cambria Math" w:hAnsi="Cambria Math"/>
                  <w:sz w:val="24"/>
                </w:rPr>
                <m:t>,</m:t>
              </m:r>
              <m:r>
                <w:rPr>
                  <w:rFonts w:ascii="Cambria Math" w:hAnsi="Cambria Math"/>
                  <w:sz w:val="24"/>
                </w:rPr>
                <m:t>1</m:t>
              </m:r>
            </m:e>
          </m:d>
        </m:oMath>
      </m:oMathPara>
    </w:p>
    <w:p w14:paraId="2957BA79" w14:textId="77777777" w:rsidR="00F76194" w:rsidRPr="00F76194" w:rsidRDefault="00F76194" w:rsidP="00F76194">
      <w:pPr>
        <w:pStyle w:val="Normal1"/>
        <w:rPr>
          <w:rFonts w:ascii="Times" w:hAnsi="Times"/>
          <w:sz w:val="24"/>
        </w:rPr>
      </w:pPr>
      <m:oMathPara>
        <m:oMathParaPr>
          <m:jc m:val="center"/>
        </m:oMathParaPr>
        <m:oMath>
          <m:r>
            <w:rPr>
              <w:rFonts w:ascii="Cambria Math" w:hAnsi="Cambria Math"/>
              <w:sz w:val="24"/>
            </w:rPr>
            <m:t>τ</m:t>
          </m:r>
          <m:r>
            <m:rPr>
              <m:sty m:val="p"/>
            </m:rPr>
            <w:rPr>
              <w:rFonts w:ascii="Cambria Math" w:hAnsi="Cambria Math"/>
              <w:sz w:val="24"/>
            </w:rPr>
            <m:t>∼</m:t>
          </m:r>
          <m:r>
            <w:rPr>
              <w:rFonts w:ascii="Cambria Math" w:hAnsi="Cambria Math"/>
              <w:sz w:val="24"/>
            </w:rPr>
            <m:t>gamma</m:t>
          </m:r>
          <m:d>
            <m:dPr>
              <m:ctrlPr>
                <w:rPr>
                  <w:rFonts w:ascii="Cambria Math" w:hAnsi="Cambria Math"/>
                  <w:sz w:val="24"/>
                </w:rPr>
              </m:ctrlPr>
            </m:dPr>
            <m:e>
              <m:r>
                <w:rPr>
                  <w:rFonts w:ascii="Cambria Math" w:hAnsi="Cambria Math"/>
                  <w:sz w:val="24"/>
                </w:rPr>
                <m:t>1</m:t>
              </m:r>
              <m:r>
                <m:rPr>
                  <m:sty m:val="p"/>
                </m:rPr>
                <w:rPr>
                  <w:rFonts w:ascii="Cambria Math" w:hAnsi="Cambria Math"/>
                  <w:sz w:val="24"/>
                </w:rPr>
                <m:t>,</m:t>
              </m:r>
              <m:r>
                <w:rPr>
                  <w:rFonts w:ascii="Cambria Math" w:hAnsi="Cambria Math"/>
                  <w:sz w:val="24"/>
                </w:rPr>
                <m:t>1</m:t>
              </m:r>
            </m:e>
          </m:d>
        </m:oMath>
      </m:oMathPara>
    </w:p>
    <w:p w14:paraId="25996BEE" w14:textId="77777777" w:rsidR="00F76194" w:rsidRPr="00F76194" w:rsidRDefault="00F76194" w:rsidP="00F76194">
      <w:pPr>
        <w:pStyle w:val="Normal1"/>
        <w:rPr>
          <w:rFonts w:ascii="Times" w:hAnsi="Times"/>
          <w:sz w:val="24"/>
        </w:rPr>
      </w:pPr>
      <m:oMathPara>
        <m:oMathParaPr>
          <m:jc m:val="center"/>
        </m:oMathParaPr>
        <m:oMath>
          <m:r>
            <w:rPr>
              <w:rFonts w:ascii="Cambria Math" w:hAnsi="Cambria Math"/>
              <w:sz w:val="24"/>
            </w:rPr>
            <m:t>β</m:t>
          </m:r>
          <m:r>
            <m:rPr>
              <m:sty m:val="p"/>
            </m:rPr>
            <w:rPr>
              <w:rFonts w:ascii="Cambria Math" w:hAnsi="Cambria Math"/>
              <w:sz w:val="24"/>
            </w:rPr>
            <m:t>∼</m:t>
          </m:r>
          <m:r>
            <w:rPr>
              <w:rFonts w:ascii="Cambria Math" w:hAnsi="Cambria Math"/>
              <w:sz w:val="24"/>
            </w:rPr>
            <m:t>N</m:t>
          </m:r>
          <m:d>
            <m:dPr>
              <m:ctrlPr>
                <w:rPr>
                  <w:rFonts w:ascii="Cambria Math" w:hAnsi="Cambria Math"/>
                  <w:sz w:val="24"/>
                </w:rPr>
              </m:ctrlPr>
            </m:dPr>
            <m:e>
              <m:r>
                <w:rPr>
                  <w:rFonts w:ascii="Cambria Math" w:hAnsi="Cambria Math"/>
                  <w:sz w:val="24"/>
                </w:rPr>
                <m:t>0</m:t>
              </m:r>
              <m:r>
                <m:rPr>
                  <m:sty m:val="p"/>
                </m:rPr>
                <w:rPr>
                  <w:rFonts w:ascii="Cambria Math" w:hAnsi="Cambria Math"/>
                  <w:sz w:val="24"/>
                </w:rPr>
                <m:t>,</m:t>
              </m:r>
              <m:r>
                <w:rPr>
                  <w:rFonts w:ascii="Cambria Math" w:hAnsi="Cambria Math"/>
                  <w:sz w:val="24"/>
                </w:rPr>
                <m:t>5</m:t>
              </m:r>
            </m:e>
          </m:d>
        </m:oMath>
      </m:oMathPara>
    </w:p>
    <w:p w14:paraId="09CE573D" w14:textId="77777777" w:rsidR="00CC42E3" w:rsidRPr="00F76194" w:rsidRDefault="00F76194">
      <w:pPr>
        <w:pStyle w:val="Normal1"/>
        <w:rPr>
          <w:rFonts w:ascii="Times" w:hAnsi="Times"/>
          <w:sz w:val="24"/>
        </w:rPr>
      </w:pPr>
      <w:r w:rsidRPr="00F76194">
        <w:rPr>
          <w:rFonts w:ascii="Times" w:hAnsi="Times"/>
          <w:sz w:val="24"/>
        </w:rPr>
        <w:t xml:space="preserve">The models were both implemented in </w:t>
      </w:r>
      <w:proofErr w:type="spellStart"/>
      <w:r w:rsidRPr="00F76194">
        <w:rPr>
          <w:rFonts w:ascii="Times" w:hAnsi="Times"/>
          <w:sz w:val="24"/>
        </w:rPr>
        <w:t>RStan</w:t>
      </w:r>
      <w:proofErr w:type="spellEnd"/>
      <w:r w:rsidRPr="00F76194">
        <w:rPr>
          <w:rFonts w:ascii="Times" w:hAnsi="Times"/>
          <w:sz w:val="24"/>
        </w:rPr>
        <w:t>.</w:t>
      </w:r>
      <w:bookmarkEnd w:id="78"/>
    </w:p>
    <w:p w14:paraId="4BF58777" w14:textId="77777777" w:rsidR="00CC42E3" w:rsidRDefault="00CC42E3">
      <w:pPr>
        <w:pStyle w:val="Normal1"/>
        <w:contextualSpacing w:val="0"/>
        <w:rPr>
          <w:b/>
          <w:sz w:val="28"/>
        </w:rPr>
      </w:pPr>
    </w:p>
    <w:p w14:paraId="255AC4F0" w14:textId="77777777" w:rsidR="00F76194" w:rsidRDefault="00B45195" w:rsidP="00F76194">
      <w:pPr>
        <w:pStyle w:val="Normal1"/>
        <w:contextualSpacing w:val="0"/>
        <w:rPr>
          <w:b/>
          <w:sz w:val="28"/>
        </w:rPr>
      </w:pPr>
      <w:r>
        <w:rPr>
          <w:b/>
          <w:sz w:val="28"/>
        </w:rPr>
        <w:t>Results</w:t>
      </w:r>
    </w:p>
    <w:p w14:paraId="2641E376" w14:textId="77777777" w:rsidR="00F76194" w:rsidRPr="00F76194" w:rsidRDefault="00F76194" w:rsidP="00F76194">
      <w:pPr>
        <w:pStyle w:val="Normal1"/>
        <w:contextualSpacing w:val="0"/>
        <w:rPr>
          <w:b/>
          <w:sz w:val="28"/>
        </w:rPr>
      </w:pPr>
      <w:r w:rsidRPr="00F76194">
        <w:rPr>
          <w:rFonts w:ascii="Times" w:hAnsi="Times"/>
          <w:b/>
          <w:bCs/>
          <w:sz w:val="24"/>
        </w:rPr>
        <w:t>Total DNA, target DNA, ratio of target to total DNA</w:t>
      </w:r>
    </w:p>
    <w:p w14:paraId="48BFE927" w14:textId="6E87E16B" w:rsidR="00F76194" w:rsidRPr="00F76194" w:rsidRDefault="00F76194" w:rsidP="00F76194">
      <w:pPr>
        <w:pStyle w:val="Normal1"/>
        <w:contextualSpacing w:val="0"/>
        <w:rPr>
          <w:rFonts w:ascii="Times" w:hAnsi="Times"/>
          <w:sz w:val="24"/>
        </w:rPr>
      </w:pPr>
      <w:r w:rsidRPr="00F76194">
        <w:rPr>
          <w:rFonts w:ascii="Times" w:hAnsi="Times"/>
          <w:sz w:val="24"/>
        </w:rPr>
        <w:t xml:space="preserve">For the samples collected in Campaign 1, we compared volume filtered and filter pore size (Table 2, Figure 1). Given the same volume of water filtered, the 1 </w:t>
      </w:r>
      <w:proofErr w:type="spellStart"/>
      <w:r w:rsidRPr="00F76194">
        <w:rPr>
          <w:rFonts w:ascii="Times" w:hAnsi="Times"/>
          <w:sz w:val="24"/>
        </w:rPr>
        <w:t>μm</w:t>
      </w:r>
      <w:proofErr w:type="spellEnd"/>
      <w:r w:rsidRPr="00F76194">
        <w:rPr>
          <w:rFonts w:ascii="Times" w:hAnsi="Times"/>
          <w:sz w:val="24"/>
        </w:rPr>
        <w:t xml:space="preserve"> filters had higher total and target DNA as compared to the 5 </w:t>
      </w:r>
      <w:proofErr w:type="spellStart"/>
      <w:r w:rsidRPr="00F76194">
        <w:rPr>
          <w:rFonts w:ascii="Times" w:hAnsi="Times"/>
          <w:sz w:val="24"/>
        </w:rPr>
        <w:t>μm</w:t>
      </w:r>
      <w:proofErr w:type="spellEnd"/>
      <w:r w:rsidRPr="00F76194">
        <w:rPr>
          <w:rFonts w:ascii="Times" w:hAnsi="Times"/>
          <w:sz w:val="24"/>
        </w:rPr>
        <w:t xml:space="preserve"> filters. Given the same pore size, the 1 L filters had less total and target DNA than the 3 L filter. However, the 1 </w:t>
      </w:r>
      <w:proofErr w:type="spellStart"/>
      <w:r w:rsidRPr="00F76194">
        <w:rPr>
          <w:rFonts w:ascii="Times" w:hAnsi="Times"/>
          <w:sz w:val="24"/>
        </w:rPr>
        <w:t>μm</w:t>
      </w:r>
      <w:proofErr w:type="spellEnd"/>
      <w:r w:rsidRPr="00F76194">
        <w:rPr>
          <w:rFonts w:ascii="Times" w:hAnsi="Times"/>
          <w:sz w:val="24"/>
        </w:rPr>
        <w:t xml:space="preserve"> filters with 3x volume filtered had more than 3x total DNA (340% of mean value) and more than 3x target DNA (434% of mean value). The 5 </w:t>
      </w:r>
      <w:proofErr w:type="spellStart"/>
      <w:r w:rsidRPr="00F76194">
        <w:rPr>
          <w:rFonts w:ascii="Times" w:hAnsi="Times"/>
          <w:sz w:val="24"/>
        </w:rPr>
        <w:t>μm</w:t>
      </w:r>
      <w:proofErr w:type="spellEnd"/>
      <w:r w:rsidRPr="00F76194">
        <w:rPr>
          <w:rFonts w:ascii="Times" w:hAnsi="Times"/>
          <w:sz w:val="24"/>
        </w:rPr>
        <w:t xml:space="preserve"> filters showed a similar pattern with the 3x volume samples having more than 3x total DNA (325% of mean value</w:t>
      </w:r>
      <w:del w:id="94" w:author="eallan" w:date="2025-07-15T15:27:00Z" w16du:dateUtc="2025-07-15T22:27:00Z">
        <w:r w:rsidRPr="00F76194" w:rsidDel="00DA3826">
          <w:rPr>
            <w:rFonts w:ascii="Times" w:hAnsi="Times"/>
            <w:sz w:val="24"/>
          </w:rPr>
          <w:delText>), but</w:delText>
        </w:r>
      </w:del>
      <w:ins w:id="95" w:author="eallan" w:date="2025-07-15T15:27:00Z" w16du:dateUtc="2025-07-15T22:27:00Z">
        <w:r w:rsidR="00DA3826" w:rsidRPr="00F76194">
          <w:rPr>
            <w:rFonts w:ascii="Times" w:hAnsi="Times"/>
            <w:sz w:val="24"/>
          </w:rPr>
          <w:t>) but</w:t>
        </w:r>
      </w:ins>
      <w:r w:rsidRPr="00F76194">
        <w:rPr>
          <w:rFonts w:ascii="Times" w:hAnsi="Times"/>
          <w:sz w:val="24"/>
        </w:rPr>
        <w:t xml:space="preserve"> showed much more than 3x target DNA (514% of mean value). When converting these to ratios of target to total DNA, 1 </w:t>
      </w:r>
      <w:proofErr w:type="spellStart"/>
      <w:r w:rsidRPr="00F76194">
        <w:rPr>
          <w:rFonts w:ascii="Times" w:hAnsi="Times"/>
          <w:sz w:val="24"/>
        </w:rPr>
        <w:t>μm</w:t>
      </w:r>
      <w:proofErr w:type="spellEnd"/>
      <w:r w:rsidRPr="00F76194">
        <w:rPr>
          <w:rFonts w:ascii="Times" w:hAnsi="Times"/>
          <w:sz w:val="24"/>
        </w:rPr>
        <w:t xml:space="preserve"> </w:t>
      </w:r>
      <w:r w:rsidRPr="00F76194">
        <w:rPr>
          <w:rFonts w:ascii="Times" w:hAnsi="Times"/>
          <w:sz w:val="24"/>
        </w:rPr>
        <w:lastRenderedPageBreak/>
        <w:t xml:space="preserve">filters were lower than 5 </w:t>
      </w:r>
      <w:proofErr w:type="spellStart"/>
      <w:r w:rsidRPr="00F76194">
        <w:rPr>
          <w:rFonts w:ascii="Times" w:hAnsi="Times"/>
          <w:sz w:val="24"/>
        </w:rPr>
        <w:t>μm</w:t>
      </w:r>
      <w:proofErr w:type="spellEnd"/>
      <w:r w:rsidRPr="00F76194">
        <w:rPr>
          <w:rFonts w:ascii="Times" w:hAnsi="Times"/>
          <w:sz w:val="24"/>
        </w:rPr>
        <w:t xml:space="preserve"> filters and the 1 L samples were lower than the 3 L samples, resulting in the 5 </w:t>
      </w:r>
      <w:proofErr w:type="spellStart"/>
      <w:r w:rsidRPr="00F76194">
        <w:rPr>
          <w:rFonts w:ascii="Times" w:hAnsi="Times"/>
          <w:sz w:val="24"/>
        </w:rPr>
        <w:t>μm</w:t>
      </w:r>
      <w:proofErr w:type="spellEnd"/>
      <w:r w:rsidRPr="00F76194">
        <w:rPr>
          <w:rFonts w:ascii="Times" w:hAnsi="Times"/>
          <w:sz w:val="24"/>
        </w:rPr>
        <w:t xml:space="preserve"> and 3 L filter having the highest ratio of target to total DNA.</w:t>
      </w:r>
      <w:ins w:id="96" w:author="eallan" w:date="2025-07-14T13:21:00Z" w16du:dateUtc="2025-07-14T20:21:00Z">
        <w:r w:rsidR="00DA3826">
          <w:rPr>
            <w:rFonts w:ascii="Times" w:hAnsi="Times"/>
            <w:sz w:val="24"/>
          </w:rPr>
          <w:t xml:space="preserve"> </w:t>
        </w:r>
      </w:ins>
    </w:p>
    <w:p w14:paraId="05605B5B" w14:textId="77777777" w:rsidR="00F76194" w:rsidRDefault="00F76194" w:rsidP="00F76194">
      <w:pPr>
        <w:pStyle w:val="Normal1"/>
        <w:contextualSpacing w:val="0"/>
        <w:rPr>
          <w:rFonts w:ascii="Times" w:hAnsi="Times"/>
          <w:sz w:val="24"/>
        </w:rPr>
      </w:pPr>
    </w:p>
    <w:p w14:paraId="5C9D71E5" w14:textId="77777777" w:rsidR="00F76194" w:rsidRDefault="00F76194" w:rsidP="00F76194">
      <w:pPr>
        <w:pStyle w:val="Normal1"/>
        <w:contextualSpacing w:val="0"/>
        <w:rPr>
          <w:rFonts w:ascii="Times" w:hAnsi="Times"/>
          <w:sz w:val="24"/>
        </w:rPr>
      </w:pPr>
      <w:r w:rsidRPr="00F76194">
        <w:rPr>
          <w:rFonts w:ascii="Times" w:hAnsi="Times"/>
          <w:sz w:val="24"/>
        </w:rPr>
        <w:t xml:space="preserve">Here, the 1 </w:t>
      </w:r>
      <w:proofErr w:type="spellStart"/>
      <w:r w:rsidRPr="00F76194">
        <w:rPr>
          <w:rFonts w:ascii="Times" w:hAnsi="Times"/>
          <w:sz w:val="24"/>
        </w:rPr>
        <w:t>μm</w:t>
      </w:r>
      <w:proofErr w:type="spellEnd"/>
      <w:r w:rsidRPr="00F76194">
        <w:rPr>
          <w:rFonts w:ascii="Times" w:hAnsi="Times"/>
          <w:sz w:val="24"/>
        </w:rPr>
        <w:t xml:space="preserve"> filters captured more total DNA than 5 </w:t>
      </w:r>
      <w:proofErr w:type="spellStart"/>
      <w:r w:rsidRPr="00F76194">
        <w:rPr>
          <w:rFonts w:ascii="Times" w:hAnsi="Times"/>
          <w:sz w:val="24"/>
        </w:rPr>
        <w:t>μm</w:t>
      </w:r>
      <w:proofErr w:type="spellEnd"/>
      <w:r w:rsidRPr="00F76194">
        <w:rPr>
          <w:rFonts w:ascii="Times" w:hAnsi="Times"/>
          <w:sz w:val="24"/>
        </w:rPr>
        <w:t xml:space="preserve"> filters did, presumably across a range of particle sizes; we assume that the material captured on a 5 </w:t>
      </w:r>
      <w:proofErr w:type="spellStart"/>
      <w:r w:rsidRPr="00F76194">
        <w:rPr>
          <w:rFonts w:ascii="Times" w:hAnsi="Times"/>
          <w:sz w:val="24"/>
        </w:rPr>
        <w:t>μm</w:t>
      </w:r>
      <w:proofErr w:type="spellEnd"/>
      <w:r w:rsidRPr="00F76194">
        <w:rPr>
          <w:rFonts w:ascii="Times" w:hAnsi="Times"/>
          <w:sz w:val="24"/>
        </w:rPr>
        <w:t xml:space="preserve"> filter is a subset of the material on a 1 </w:t>
      </w:r>
      <w:proofErr w:type="spellStart"/>
      <w:r w:rsidRPr="00F76194">
        <w:rPr>
          <w:rFonts w:ascii="Times" w:hAnsi="Times"/>
          <w:sz w:val="24"/>
        </w:rPr>
        <w:t>μm</w:t>
      </w:r>
      <w:proofErr w:type="spellEnd"/>
      <w:r w:rsidRPr="00F76194">
        <w:rPr>
          <w:rFonts w:ascii="Times" w:hAnsi="Times"/>
          <w:sz w:val="24"/>
        </w:rPr>
        <w:t xml:space="preserve"> filter, with the larger pore size selecting for larger particles and not capturing particles &lt; 5 </w:t>
      </w:r>
      <w:proofErr w:type="spellStart"/>
      <w:r w:rsidRPr="00F76194">
        <w:rPr>
          <w:rFonts w:ascii="Times" w:hAnsi="Times"/>
          <w:sz w:val="24"/>
        </w:rPr>
        <w:t>μm</w:t>
      </w:r>
      <w:proofErr w:type="spellEnd"/>
      <w:r w:rsidRPr="00F76194">
        <w:rPr>
          <w:rFonts w:ascii="Times" w:hAnsi="Times"/>
          <w:sz w:val="24"/>
        </w:rPr>
        <w:t xml:space="preserve"> (at least initially; at some point as the filter clogs it will have an effective pore size smaller than 5 </w:t>
      </w:r>
      <w:proofErr w:type="spellStart"/>
      <w:r w:rsidRPr="00F76194">
        <w:rPr>
          <w:rFonts w:ascii="Times" w:hAnsi="Times"/>
          <w:sz w:val="24"/>
        </w:rPr>
        <w:t>μm</w:t>
      </w:r>
      <w:proofErr w:type="spellEnd"/>
      <w:r w:rsidRPr="00F76194">
        <w:rPr>
          <w:rFonts w:ascii="Times" w:hAnsi="Times"/>
          <w:sz w:val="24"/>
        </w:rPr>
        <w:t xml:space="preserve"> and capture smaller particles). To the extent that our target eDNA fragment – from vertebrate </w:t>
      </w:r>
      <w:proofErr w:type="spellStart"/>
      <w:r w:rsidRPr="00F76194">
        <w:rPr>
          <w:rFonts w:ascii="Times" w:hAnsi="Times"/>
          <w:sz w:val="24"/>
        </w:rPr>
        <w:t>mtDNA</w:t>
      </w:r>
      <w:proofErr w:type="spellEnd"/>
      <w:r w:rsidRPr="00F76194">
        <w:rPr>
          <w:rFonts w:ascii="Times" w:hAnsi="Times"/>
          <w:sz w:val="24"/>
        </w:rPr>
        <w:t xml:space="preserve"> – is more likely to occur in larger particles (due to the size of mammalian cells, etc</w:t>
      </w:r>
      <w:r>
        <w:rPr>
          <w:rFonts w:ascii="Times" w:hAnsi="Times"/>
          <w:sz w:val="24"/>
        </w:rPr>
        <w:t>.</w:t>
      </w:r>
      <w:r w:rsidRPr="00F76194">
        <w:rPr>
          <w:rFonts w:ascii="Times" w:hAnsi="Times"/>
          <w:sz w:val="24"/>
        </w:rPr>
        <w:t xml:space="preserve">), we expect and observe a larger </w:t>
      </w:r>
      <w:proofErr w:type="spellStart"/>
      <w:r w:rsidRPr="00F76194">
        <w:rPr>
          <w:rFonts w:ascii="Times" w:hAnsi="Times"/>
          <w:sz w:val="24"/>
        </w:rPr>
        <w:t>target:total</w:t>
      </w:r>
      <w:proofErr w:type="spellEnd"/>
      <w:r w:rsidRPr="00F76194">
        <w:rPr>
          <w:rFonts w:ascii="Times" w:hAnsi="Times"/>
          <w:sz w:val="24"/>
        </w:rPr>
        <w:t xml:space="preserve"> ratio with 5 </w:t>
      </w:r>
      <w:proofErr w:type="spellStart"/>
      <w:r w:rsidRPr="00F76194">
        <w:rPr>
          <w:rFonts w:ascii="Times" w:hAnsi="Times"/>
          <w:sz w:val="24"/>
        </w:rPr>
        <w:t>μm</w:t>
      </w:r>
      <w:proofErr w:type="spellEnd"/>
      <w:r w:rsidRPr="00F76194">
        <w:rPr>
          <w:rFonts w:ascii="Times" w:hAnsi="Times"/>
          <w:sz w:val="24"/>
        </w:rPr>
        <w:t xml:space="preserve"> filters (Power et al. 2023).</w:t>
      </w:r>
      <w:r>
        <w:rPr>
          <w:rFonts w:ascii="Times" w:hAnsi="Times"/>
          <w:sz w:val="24"/>
        </w:rPr>
        <w:t xml:space="preserve"> </w:t>
      </w:r>
      <w:r w:rsidR="00EA501C">
        <w:rPr>
          <w:rFonts w:ascii="Times" w:hAnsi="Times"/>
          <w:sz w:val="24"/>
        </w:rPr>
        <w:t xml:space="preserve">In terms of inhibition, all 1 L samples required 1:20 dilutions except two technical replicates requiring 1:100 dilutions, whereas the 3 L samples required dilution from 1:10 to 1:40 (Supplemental Figures 1 and 2). However, there was no significant effect of either volume filtered or pore size on the dilution factor required to alleviate inhibition. </w:t>
      </w:r>
    </w:p>
    <w:p w14:paraId="1F27551B" w14:textId="77777777" w:rsidR="00F76194" w:rsidRDefault="00F76194" w:rsidP="00F76194">
      <w:pPr>
        <w:pStyle w:val="Normal1"/>
        <w:contextualSpacing w:val="0"/>
        <w:rPr>
          <w:rFonts w:ascii="Times" w:hAnsi="Times"/>
          <w:sz w:val="24"/>
        </w:rPr>
      </w:pPr>
    </w:p>
    <w:p w14:paraId="42F8AA66" w14:textId="77777777" w:rsidR="00F76194" w:rsidRDefault="00F76194" w:rsidP="00F76194">
      <w:pPr>
        <w:pStyle w:val="Normal1"/>
        <w:contextualSpacing w:val="0"/>
        <w:rPr>
          <w:rFonts w:ascii="Times" w:hAnsi="Times"/>
          <w:sz w:val="24"/>
        </w:rPr>
      </w:pPr>
      <w:r w:rsidRPr="00F76194">
        <w:rPr>
          <w:rFonts w:ascii="Times" w:hAnsi="Times"/>
          <w:sz w:val="24"/>
        </w:rPr>
        <w:t>For the second campaign comparing preservation and extraction methods, the total DNA varied across methods, with PCI extractions having consistently higher yields than either kit across preservation methods (Figure 2). However, target DNA was similar across preservation and extraction methods.</w:t>
      </w:r>
      <w:r w:rsidR="005062A3">
        <w:rPr>
          <w:rFonts w:ascii="Times" w:hAnsi="Times"/>
          <w:sz w:val="24"/>
        </w:rPr>
        <w:t xml:space="preserve"> The samples preserved via -80</w:t>
      </w:r>
      <w:r w:rsidR="005062A3" w:rsidRPr="005062A3">
        <w:rPr>
          <w:rFonts w:ascii="Times" w:hAnsi="Times"/>
          <w:sz w:val="24"/>
          <w:vertAlign w:val="superscript"/>
        </w:rPr>
        <w:t>o</w:t>
      </w:r>
      <w:r w:rsidR="005062A3">
        <w:rPr>
          <w:rFonts w:ascii="Times" w:hAnsi="Times"/>
          <w:sz w:val="24"/>
        </w:rPr>
        <w:t xml:space="preserve">C had the highest target DNA recovery, but the </w:t>
      </w:r>
      <w:r w:rsidRPr="00F76194">
        <w:rPr>
          <w:rFonts w:ascii="Times" w:hAnsi="Times"/>
          <w:sz w:val="24"/>
        </w:rPr>
        <w:t xml:space="preserve">resulting ratio of target to total DNA exhibits the opposite trend of the total DNA yield, where PCI has the lowest ratio, then the Qiagen kit, and finally the </w:t>
      </w:r>
      <w:proofErr w:type="spellStart"/>
      <w:r w:rsidRPr="00F76194">
        <w:rPr>
          <w:rFonts w:ascii="Times" w:hAnsi="Times"/>
          <w:sz w:val="24"/>
        </w:rPr>
        <w:t>Zymo</w:t>
      </w:r>
      <w:proofErr w:type="spellEnd"/>
      <w:r w:rsidRPr="00F76194">
        <w:rPr>
          <w:rFonts w:ascii="Times" w:hAnsi="Times"/>
          <w:sz w:val="24"/>
        </w:rPr>
        <w:t xml:space="preserve"> kit with the highest ratio (i.e., the most desirable for a particular targeted assay). For all samples extracted with the </w:t>
      </w:r>
      <w:proofErr w:type="spellStart"/>
      <w:r w:rsidRPr="00F76194">
        <w:rPr>
          <w:rFonts w:ascii="Times" w:hAnsi="Times"/>
          <w:sz w:val="24"/>
        </w:rPr>
        <w:t>Zymo</w:t>
      </w:r>
      <w:proofErr w:type="spellEnd"/>
      <w:r w:rsidRPr="00F76194">
        <w:rPr>
          <w:rFonts w:ascii="Times" w:hAnsi="Times"/>
          <w:sz w:val="24"/>
        </w:rPr>
        <w:t xml:space="preserve"> kit, the </w:t>
      </w:r>
      <w:proofErr w:type="spellStart"/>
      <w:r w:rsidRPr="00F76194">
        <w:rPr>
          <w:rFonts w:ascii="Times" w:hAnsi="Times"/>
          <w:sz w:val="24"/>
        </w:rPr>
        <w:t>Zymo</w:t>
      </w:r>
      <w:proofErr w:type="spellEnd"/>
      <w:r w:rsidRPr="00F76194">
        <w:rPr>
          <w:rFonts w:ascii="Times" w:hAnsi="Times"/>
          <w:sz w:val="24"/>
        </w:rPr>
        <w:t xml:space="preserve"> DNA/RNA Shield had the highest ratio of the three preservatives tested. We found that the samples</w:t>
      </w:r>
      <w:r w:rsidR="00EA501C">
        <w:rPr>
          <w:rFonts w:ascii="Times" w:hAnsi="Times"/>
          <w:sz w:val="24"/>
        </w:rPr>
        <w:t xml:space="preserve"> extracted via PCI had the highest total DNA concentrations however had the most samples that were not inhibited at 1:1 compared to </w:t>
      </w:r>
      <w:proofErr w:type="spellStart"/>
      <w:r w:rsidR="00EA501C">
        <w:rPr>
          <w:rFonts w:ascii="Times" w:hAnsi="Times"/>
          <w:sz w:val="24"/>
        </w:rPr>
        <w:t>Zymo</w:t>
      </w:r>
      <w:proofErr w:type="spellEnd"/>
      <w:r w:rsidR="00EA501C">
        <w:rPr>
          <w:rFonts w:ascii="Times" w:hAnsi="Times"/>
          <w:sz w:val="24"/>
        </w:rPr>
        <w:t xml:space="preserve"> and Qiagen</w:t>
      </w:r>
      <w:r w:rsidRPr="00F76194">
        <w:rPr>
          <w:rFonts w:ascii="Times" w:hAnsi="Times"/>
          <w:sz w:val="24"/>
        </w:rPr>
        <w:t xml:space="preserve"> (Supplemental Figures 3 and 4).</w:t>
      </w:r>
      <w:r w:rsidR="00EA501C">
        <w:rPr>
          <w:rFonts w:ascii="Times" w:hAnsi="Times"/>
          <w:sz w:val="24"/>
        </w:rPr>
        <w:t xml:space="preserve"> </w:t>
      </w:r>
    </w:p>
    <w:p w14:paraId="58ADF0BB" w14:textId="77777777" w:rsidR="00F76194" w:rsidRDefault="00F76194" w:rsidP="00F76194">
      <w:pPr>
        <w:pStyle w:val="Normal1"/>
        <w:contextualSpacing w:val="0"/>
        <w:rPr>
          <w:rFonts w:ascii="Times" w:hAnsi="Times"/>
          <w:sz w:val="24"/>
        </w:rPr>
      </w:pPr>
    </w:p>
    <w:p w14:paraId="23F9226F" w14:textId="77777777" w:rsidR="00F76194" w:rsidRPr="00F76194" w:rsidRDefault="00F76194" w:rsidP="00F76194">
      <w:pPr>
        <w:pStyle w:val="Normal1"/>
        <w:contextualSpacing w:val="0"/>
        <w:rPr>
          <w:rFonts w:ascii="Times" w:hAnsi="Times"/>
          <w:b/>
          <w:bCs/>
          <w:sz w:val="24"/>
        </w:rPr>
      </w:pPr>
      <w:r w:rsidRPr="00F76194">
        <w:rPr>
          <w:rFonts w:ascii="Times" w:hAnsi="Times"/>
          <w:b/>
          <w:bCs/>
          <w:sz w:val="24"/>
        </w:rPr>
        <w:t>Biological variability with homogenized and non-homogenized samples</w:t>
      </w:r>
    </w:p>
    <w:p w14:paraId="27AAB067" w14:textId="77777777" w:rsidR="005062A3" w:rsidRDefault="00F76194" w:rsidP="00F76194">
      <w:pPr>
        <w:pStyle w:val="Normal1"/>
        <w:contextualSpacing w:val="0"/>
        <w:rPr>
          <w:rFonts w:ascii="Times" w:hAnsi="Times"/>
          <w:sz w:val="24"/>
        </w:rPr>
      </w:pPr>
      <w:r w:rsidRPr="00F76194">
        <w:rPr>
          <w:rFonts w:ascii="Times" w:hAnsi="Times"/>
          <w:sz w:val="24"/>
        </w:rPr>
        <w:t xml:space="preserve">In the first campaign, a large volume of water was collected and homogenized before splitting into the different treatments of pore size and volume filtered. In the second campaign, individual water samples were grabbed from the source (well mixed, relatively small pool) but not homogenized before filtering. In both experiments, the coefficient of variation between technical replicates (Figure 3, X markers) was less than the coefficient of variation between biological replicates (Figure 3, colored circles), which was less than the </w:t>
      </w:r>
      <w:r w:rsidRPr="00F76194">
        <w:rPr>
          <w:rFonts w:ascii="Times" w:hAnsi="Times"/>
          <w:sz w:val="24"/>
        </w:rPr>
        <w:lastRenderedPageBreak/>
        <w:t xml:space="preserve">coefficient of variation between treatments (Figure 3, dashed lines; except in two sets of biological replicates). </w:t>
      </w:r>
      <w:r w:rsidR="005062A3">
        <w:rPr>
          <w:rFonts w:ascii="Times" w:hAnsi="Times"/>
          <w:sz w:val="24"/>
        </w:rPr>
        <w:t xml:space="preserve">This trend demonstrates that it is important to have replication to be able to separate technical and biological variability from the treatment effect (here, volume/pore size and preservation/extraction). </w:t>
      </w:r>
    </w:p>
    <w:p w14:paraId="5A3E1C1C" w14:textId="77777777" w:rsidR="005062A3" w:rsidRDefault="005062A3" w:rsidP="00F76194">
      <w:pPr>
        <w:pStyle w:val="Normal1"/>
        <w:contextualSpacing w:val="0"/>
        <w:rPr>
          <w:rFonts w:ascii="Times" w:hAnsi="Times"/>
          <w:sz w:val="24"/>
        </w:rPr>
      </w:pPr>
    </w:p>
    <w:p w14:paraId="1BC93CF5" w14:textId="77777777" w:rsidR="00F76194" w:rsidRDefault="00F76194" w:rsidP="00F76194">
      <w:pPr>
        <w:pStyle w:val="Normal1"/>
        <w:contextualSpacing w:val="0"/>
        <w:rPr>
          <w:rFonts w:ascii="Times" w:hAnsi="Times"/>
          <w:sz w:val="24"/>
        </w:rPr>
      </w:pPr>
      <w:r w:rsidRPr="00F76194">
        <w:rPr>
          <w:rFonts w:ascii="Times" w:hAnsi="Times"/>
          <w:sz w:val="24"/>
        </w:rPr>
        <w:t>For the volume and pore size experiment, we also calculated the coefficient of variation assuming a linear increase in concentration with volume filtered (Figure 3, Panel A, dotted line). The coefficient of variation across treatments in the homogenized water in Campaign 1 (pore size and volume) and adjusting for the volume filtered was 0.24, compared to a coefficient of variation of 0.35 across treatments in Campaign 2. For the homogenized samples, the mean coefficient of variation between biological replicates was 0.1, whereas the mean coefficient of variation between biological replicates in the non-homogenized samples was 0.2 (Figure 3). The observed biological variability did not seem to be related to the methodological choices (Figure 3). Given how close the biological variability was to the variability across treatments especially in the preservation and extraction experiment, the linear models are particularly helpful to distinguish sources of variability.</w:t>
      </w:r>
    </w:p>
    <w:p w14:paraId="1234543B" w14:textId="77777777" w:rsidR="00F76194" w:rsidRDefault="00F76194" w:rsidP="00F76194">
      <w:pPr>
        <w:pStyle w:val="Normal1"/>
        <w:contextualSpacing w:val="0"/>
        <w:rPr>
          <w:rFonts w:ascii="Times" w:hAnsi="Times"/>
          <w:sz w:val="24"/>
        </w:rPr>
      </w:pPr>
    </w:p>
    <w:p w14:paraId="7C900B02" w14:textId="77777777" w:rsidR="00F76194" w:rsidRPr="00F76194" w:rsidRDefault="00F76194" w:rsidP="00F76194">
      <w:pPr>
        <w:pStyle w:val="Normal1"/>
        <w:contextualSpacing w:val="0"/>
        <w:rPr>
          <w:rFonts w:ascii="Times" w:hAnsi="Times"/>
          <w:b/>
          <w:bCs/>
          <w:sz w:val="24"/>
        </w:rPr>
      </w:pPr>
      <w:r w:rsidRPr="00F76194">
        <w:rPr>
          <w:rFonts w:ascii="Times" w:hAnsi="Times"/>
          <w:b/>
          <w:bCs/>
          <w:sz w:val="24"/>
        </w:rPr>
        <w:t>Models to combine samples processed with different methods</w:t>
      </w:r>
    </w:p>
    <w:p w14:paraId="3D03590B" w14:textId="77777777" w:rsidR="00F76194" w:rsidRDefault="00F76194" w:rsidP="00F76194">
      <w:pPr>
        <w:pStyle w:val="Normal1"/>
        <w:contextualSpacing w:val="0"/>
        <w:rPr>
          <w:rFonts w:ascii="Times" w:hAnsi="Times"/>
          <w:sz w:val="24"/>
        </w:rPr>
      </w:pPr>
      <w:r w:rsidRPr="00F76194">
        <w:rPr>
          <w:rFonts w:ascii="Times" w:hAnsi="Times"/>
          <w:sz w:val="24"/>
        </w:rPr>
        <w:t xml:space="preserve">Our two sets of experiments provided an opportunity to use two models to combine samples with different methodological choices from the same common reality (e.g., different pore size and volume filtered in the first experiment and different preservation and extraction methods in the second experiment). Because in a single campaign, the samples came from the same source water (and in the case of the first experiment, the source water was homogenized), we can assess how the different methodological choices affect differences in target DNA recovery </w:t>
      </w:r>
      <w:proofErr w:type="gramStart"/>
      <w:r w:rsidRPr="00F76194">
        <w:rPr>
          <w:rFonts w:ascii="Times" w:hAnsi="Times"/>
          <w:sz w:val="24"/>
        </w:rPr>
        <w:t>through the use of</w:t>
      </w:r>
      <w:proofErr w:type="gramEnd"/>
      <w:r w:rsidRPr="00F76194">
        <w:rPr>
          <w:rFonts w:ascii="Times" w:hAnsi="Times"/>
          <w:sz w:val="24"/>
        </w:rPr>
        <w:t xml:space="preserve"> linear models.</w:t>
      </w:r>
    </w:p>
    <w:p w14:paraId="447BC480" w14:textId="77777777" w:rsidR="00F76194" w:rsidRPr="00F76194" w:rsidRDefault="00F76194" w:rsidP="00F76194">
      <w:pPr>
        <w:pStyle w:val="Normal1"/>
        <w:contextualSpacing w:val="0"/>
        <w:rPr>
          <w:rFonts w:ascii="Times" w:hAnsi="Times"/>
          <w:sz w:val="24"/>
        </w:rPr>
      </w:pPr>
    </w:p>
    <w:p w14:paraId="5B2E439B" w14:textId="77777777" w:rsidR="00F76194" w:rsidRPr="00F76194" w:rsidRDefault="00F76194" w:rsidP="00F76194">
      <w:pPr>
        <w:pStyle w:val="Normal1"/>
        <w:contextualSpacing w:val="0"/>
        <w:rPr>
          <w:rFonts w:ascii="Times" w:hAnsi="Times"/>
          <w:i/>
          <w:iCs/>
          <w:sz w:val="24"/>
        </w:rPr>
      </w:pPr>
      <w:r w:rsidRPr="00F76194">
        <w:rPr>
          <w:rFonts w:ascii="Times" w:hAnsi="Times"/>
          <w:i/>
          <w:iCs/>
          <w:sz w:val="24"/>
        </w:rPr>
        <w:t>Pore size and volume sampled</w:t>
      </w:r>
    </w:p>
    <w:p w14:paraId="18E47ABC" w14:textId="77777777" w:rsidR="00F76194" w:rsidRDefault="00F76194" w:rsidP="00F76194">
      <w:pPr>
        <w:pStyle w:val="Normal1"/>
        <w:contextualSpacing w:val="0"/>
        <w:rPr>
          <w:rFonts w:ascii="Times" w:hAnsi="Times"/>
          <w:sz w:val="24"/>
        </w:rPr>
      </w:pPr>
      <w:r w:rsidRPr="00F76194">
        <w:rPr>
          <w:rFonts w:ascii="Times" w:hAnsi="Times"/>
          <w:sz w:val="24"/>
        </w:rPr>
        <w:t xml:space="preserve">The first linear model was used to investigate the effects of different filter pore sizes and volumes on target DNA concentrations (Table 3, Figure 4, Supplemental Figure 5). Each campaign has its own intercept, reflecting the two different concentrations of target DNA in the underlying pools of water sampled for each campaign. We quantified different treatment effects relative to the base case of filtering 1 L through a filter of 1 </w:t>
      </w:r>
      <w:proofErr w:type="spellStart"/>
      <w:r w:rsidRPr="00F76194">
        <w:rPr>
          <w:rFonts w:ascii="Times" w:hAnsi="Times"/>
          <w:sz w:val="24"/>
        </w:rPr>
        <w:t>μm</w:t>
      </w:r>
      <w:proofErr w:type="spellEnd"/>
      <w:r w:rsidRPr="00F76194">
        <w:rPr>
          <w:rFonts w:ascii="Times" w:hAnsi="Times"/>
          <w:sz w:val="24"/>
        </w:rPr>
        <w:t xml:space="preserve"> pore size; the coefficients for the effects of different treatments reflect departures from this baseline method. As with any similar analysis of variance (ANOVA), the choice of reference condition is arbitrary and does not affect the conclusions and 1 L filtered.</w:t>
      </w:r>
    </w:p>
    <w:p w14:paraId="10454794" w14:textId="77777777" w:rsidR="00F76194" w:rsidRPr="00F76194" w:rsidRDefault="00F76194" w:rsidP="00F76194">
      <w:pPr>
        <w:pStyle w:val="Normal1"/>
        <w:contextualSpacing w:val="0"/>
        <w:rPr>
          <w:rFonts w:ascii="Times" w:hAnsi="Times"/>
          <w:sz w:val="24"/>
        </w:rPr>
      </w:pPr>
    </w:p>
    <w:p w14:paraId="4CD7C4F8" w14:textId="77777777" w:rsidR="00F76194" w:rsidRDefault="00F76194" w:rsidP="00F76194">
      <w:pPr>
        <w:pStyle w:val="Normal1"/>
        <w:contextualSpacing w:val="0"/>
        <w:rPr>
          <w:rFonts w:ascii="Times" w:hAnsi="Times"/>
          <w:sz w:val="24"/>
        </w:rPr>
      </w:pPr>
      <w:r w:rsidRPr="00F76194">
        <w:rPr>
          <w:rFonts w:ascii="Times" w:hAnsi="Times"/>
          <w:sz w:val="24"/>
        </w:rPr>
        <w:t xml:space="preserve">We find no meaningful marginal effect of changing from 1 </w:t>
      </w:r>
      <w:proofErr w:type="spellStart"/>
      <w:r w:rsidRPr="00F76194">
        <w:rPr>
          <w:rFonts w:ascii="Times" w:hAnsi="Times"/>
          <w:sz w:val="24"/>
        </w:rPr>
        <w:t>μm</w:t>
      </w:r>
      <w:proofErr w:type="spellEnd"/>
      <w:r w:rsidRPr="00F76194">
        <w:rPr>
          <w:rFonts w:ascii="Times" w:hAnsi="Times"/>
          <w:sz w:val="24"/>
        </w:rPr>
        <w:t xml:space="preserve"> to 5 </w:t>
      </w:r>
      <w:proofErr w:type="spellStart"/>
      <w:r w:rsidRPr="00F76194">
        <w:rPr>
          <w:rFonts w:ascii="Times" w:hAnsi="Times"/>
          <w:sz w:val="24"/>
        </w:rPr>
        <w:t>μm</w:t>
      </w:r>
      <w:proofErr w:type="spellEnd"/>
      <w:r w:rsidRPr="00F76194">
        <w:rPr>
          <w:rFonts w:ascii="Times" w:hAnsi="Times"/>
          <w:sz w:val="24"/>
        </w:rPr>
        <w:t xml:space="preserve"> pore size, after controlling for volume filtered (Table 3), but do see a greater-than-expected increase in target concentration by increasing sampling effort from 1 L to 3 L of water filtered. Rather than a linear increase with volume filtered (i.e., a parameter value of 1), we find an estimated scaling factor of 1.43 (95% posterior CI: 1.14 – 1.71).</w:t>
      </w:r>
    </w:p>
    <w:p w14:paraId="0CAC2D85" w14:textId="77777777" w:rsidR="00F76194" w:rsidRDefault="00F76194" w:rsidP="00F76194">
      <w:pPr>
        <w:pStyle w:val="Normal1"/>
        <w:contextualSpacing w:val="0"/>
        <w:rPr>
          <w:rFonts w:ascii="Times" w:hAnsi="Times"/>
          <w:sz w:val="24"/>
        </w:rPr>
      </w:pPr>
    </w:p>
    <w:p w14:paraId="445B0F79" w14:textId="77777777" w:rsidR="00F76194" w:rsidRPr="00F76194" w:rsidRDefault="00F76194" w:rsidP="00F76194">
      <w:pPr>
        <w:pStyle w:val="Normal1"/>
        <w:rPr>
          <w:rFonts w:ascii="Times" w:hAnsi="Times"/>
          <w:bCs/>
          <w:i/>
          <w:sz w:val="24"/>
        </w:rPr>
      </w:pPr>
      <w:r w:rsidRPr="00F76194">
        <w:rPr>
          <w:rFonts w:ascii="Times" w:hAnsi="Times"/>
          <w:bCs/>
          <w:i/>
          <w:sz w:val="24"/>
        </w:rPr>
        <w:t>Preservation and extraction methods</w:t>
      </w:r>
    </w:p>
    <w:p w14:paraId="746D6BB9" w14:textId="77777777" w:rsidR="00F76194" w:rsidRDefault="00F76194" w:rsidP="00F76194">
      <w:pPr>
        <w:pStyle w:val="Normal1"/>
        <w:rPr>
          <w:rFonts w:ascii="Times" w:hAnsi="Times"/>
          <w:sz w:val="24"/>
        </w:rPr>
      </w:pPr>
      <w:r w:rsidRPr="00F76194">
        <w:rPr>
          <w:rFonts w:ascii="Times" w:hAnsi="Times"/>
          <w:sz w:val="24"/>
        </w:rPr>
        <w:t>Here, the source water was the same for all samples so there is a single intercept, which represents preservation by -80</w:t>
      </w:r>
      <m:oMath>
        <m:sSup>
          <m:sSupPr>
            <m:ctrlPr>
              <w:rPr>
                <w:rFonts w:ascii="Cambria Math" w:hAnsi="Cambria Math"/>
                <w:sz w:val="24"/>
              </w:rPr>
            </m:ctrlPr>
          </m:sSupPr>
          <m:e>
            <m:r>
              <w:rPr>
                <w:rFonts w:ascii="Cambria Math" w:hAnsi="Cambria Math"/>
                <w:sz w:val="24"/>
              </w:rPr>
              <m:t>​</m:t>
            </m:r>
          </m:e>
          <m:sup>
            <m:r>
              <m:rPr>
                <m:sty m:val="p"/>
              </m:rPr>
              <w:rPr>
                <w:rFonts w:ascii="Cambria Math" w:hAnsi="Cambria Math"/>
                <w:sz w:val="24"/>
              </w:rPr>
              <m:t>∘</m:t>
            </m:r>
          </m:sup>
        </m:sSup>
      </m:oMath>
      <w:r w:rsidRPr="00F76194">
        <w:rPr>
          <w:rFonts w:ascii="Times" w:hAnsi="Times"/>
          <w:sz w:val="24"/>
        </w:rPr>
        <w:t xml:space="preserve">C and extraction by PCI (i.e., the base case for treatment type); again, the coefficients for treatment effects indicate deviation from those methodological choices (Table 4, </w:t>
      </w:r>
      <w:hyperlink w:anchor="fig-p-e-model">
        <w:r w:rsidRPr="00F76194">
          <w:rPr>
            <w:rStyle w:val="Hyperlink"/>
            <w:rFonts w:ascii="Times" w:hAnsi="Times"/>
            <w:sz w:val="24"/>
          </w:rPr>
          <w:t>Figure 5</w:t>
        </w:r>
      </w:hyperlink>
      <w:r w:rsidRPr="00F76194">
        <w:rPr>
          <w:rFonts w:ascii="Times" w:hAnsi="Times"/>
          <w:sz w:val="24"/>
        </w:rPr>
        <w:t>, Supplemental Figure 6). We find no meaningful effects of preservation or extraction method – including interactions among a subset of these – on our target eDNA concentration, with one exception: desiccation as a preservation method yielded systematically less target eDNA than other methods (mean posterior coefficient estimate = -0.894, 95% posterior CI -1.37 to -0.429). Desiccation retains approximately 40% of target eDNA relative to what would be retained by preserving filters at -80</w:t>
      </w:r>
      <m:oMath>
        <m:sSup>
          <m:sSupPr>
            <m:ctrlPr>
              <w:rPr>
                <w:rFonts w:ascii="Cambria Math" w:hAnsi="Cambria Math"/>
                <w:sz w:val="24"/>
              </w:rPr>
            </m:ctrlPr>
          </m:sSupPr>
          <m:e>
            <m:r>
              <w:rPr>
                <w:rFonts w:ascii="Cambria Math" w:hAnsi="Cambria Math"/>
                <w:sz w:val="24"/>
              </w:rPr>
              <m:t>​</m:t>
            </m:r>
          </m:e>
          <m:sup>
            <m:r>
              <m:rPr>
                <m:sty m:val="p"/>
              </m:rPr>
              <w:rPr>
                <w:rFonts w:ascii="Cambria Math" w:hAnsi="Cambria Math"/>
                <w:sz w:val="24"/>
              </w:rPr>
              <m:t>∘</m:t>
            </m:r>
          </m:sup>
        </m:sSup>
      </m:oMath>
      <w:r w:rsidRPr="00F76194">
        <w:rPr>
          <w:rFonts w:ascii="Times" w:hAnsi="Times"/>
          <w:sz w:val="24"/>
        </w:rPr>
        <w:t>C immediately after filtering. Across a broad range of methodological choices, our results suggest rougly even performance in recovery of target DNA with only a few departures.</w:t>
      </w:r>
    </w:p>
    <w:p w14:paraId="24CA7F16" w14:textId="77777777" w:rsidR="00F76194" w:rsidRDefault="00F76194" w:rsidP="00F76194">
      <w:pPr>
        <w:pStyle w:val="Normal1"/>
        <w:rPr>
          <w:rFonts w:ascii="Times" w:hAnsi="Times"/>
          <w:sz w:val="24"/>
        </w:rPr>
      </w:pPr>
    </w:p>
    <w:p w14:paraId="077A319B" w14:textId="77777777" w:rsidR="00F76194" w:rsidRPr="00F76194" w:rsidRDefault="00F76194" w:rsidP="00F76194">
      <w:pPr>
        <w:pStyle w:val="Normal1"/>
        <w:rPr>
          <w:rFonts w:ascii="Times" w:hAnsi="Times"/>
          <w:i/>
          <w:iCs/>
          <w:sz w:val="24"/>
        </w:rPr>
      </w:pPr>
      <w:r w:rsidRPr="00F76194">
        <w:rPr>
          <w:rFonts w:ascii="Times" w:hAnsi="Times"/>
          <w:i/>
          <w:iCs/>
          <w:sz w:val="24"/>
        </w:rPr>
        <w:t>Harmonizing samples across different protocols</w:t>
      </w:r>
    </w:p>
    <w:p w14:paraId="75CDCD24" w14:textId="77777777" w:rsidR="00F76194" w:rsidRPr="00F76194" w:rsidRDefault="00F76194" w:rsidP="00F76194">
      <w:pPr>
        <w:pStyle w:val="Normal1"/>
        <w:rPr>
          <w:rFonts w:ascii="Times" w:hAnsi="Times"/>
          <w:sz w:val="24"/>
        </w:rPr>
      </w:pPr>
      <w:r w:rsidRPr="00F76194">
        <w:rPr>
          <w:rFonts w:ascii="Times" w:hAnsi="Times"/>
          <w:sz w:val="24"/>
        </w:rPr>
        <w:t xml:space="preserve">Therefore, for a given sample that was preserved or extracted one way, we can then calculate an adjusted concentration to reflect what the concentration likely would have been given a different preservation or extraction method. For example, if we wanted to combine the data from Campaign 1 with the data from Campaign 2, we would take the intercept for Campaign 1 (8.81), add -0.0937 for the 5 </w:t>
      </w:r>
      <w:proofErr w:type="spellStart"/>
      <w:r w:rsidRPr="00F76194">
        <w:rPr>
          <w:rFonts w:ascii="Times" w:hAnsi="Times"/>
          <w:sz w:val="24"/>
        </w:rPr>
        <w:t>μm</w:t>
      </w:r>
      <w:proofErr w:type="spellEnd"/>
      <w:r w:rsidRPr="00F76194">
        <w:rPr>
          <w:rFonts w:ascii="Times" w:hAnsi="Times"/>
          <w:sz w:val="24"/>
        </w:rPr>
        <w:t xml:space="preserve"> filter pore size and add 1.43*log(3) for the volume filtered and have a log DNA concentration of 10.29 copies/</w:t>
      </w:r>
      <w:proofErr w:type="spellStart"/>
      <w:r w:rsidRPr="00F76194">
        <w:rPr>
          <w:rFonts w:ascii="Times" w:hAnsi="Times"/>
          <w:sz w:val="24"/>
        </w:rPr>
        <w:t>μL</w:t>
      </w:r>
      <w:proofErr w:type="spellEnd"/>
      <w:r w:rsidRPr="00F76194">
        <w:rPr>
          <w:rFonts w:ascii="Times" w:hAnsi="Times"/>
          <w:sz w:val="24"/>
        </w:rPr>
        <w:t xml:space="preserve">, which was preserved in Longmire’s and extracted via PCI. If we wanted to make this value comparable to the water sampled in Campaign 2 (which was 3L filtered on 5 </w:t>
      </w:r>
      <w:proofErr w:type="spellStart"/>
      <w:r w:rsidRPr="00F76194">
        <w:rPr>
          <w:rFonts w:ascii="Times" w:hAnsi="Times"/>
          <w:sz w:val="24"/>
        </w:rPr>
        <w:t>μm</w:t>
      </w:r>
      <w:proofErr w:type="spellEnd"/>
      <w:r w:rsidRPr="00F76194">
        <w:rPr>
          <w:rFonts w:ascii="Times" w:hAnsi="Times"/>
          <w:sz w:val="24"/>
        </w:rPr>
        <w:t xml:space="preserve"> filter with the </w:t>
      </w:r>
      <w:proofErr w:type="spellStart"/>
      <w:r w:rsidRPr="00F76194">
        <w:rPr>
          <w:rFonts w:ascii="Times" w:hAnsi="Times"/>
          <w:sz w:val="24"/>
        </w:rPr>
        <w:t>interecept</w:t>
      </w:r>
      <w:proofErr w:type="spellEnd"/>
      <w:r w:rsidRPr="00F76194">
        <w:rPr>
          <w:rFonts w:ascii="Times" w:hAnsi="Times"/>
          <w:sz w:val="24"/>
        </w:rPr>
        <w:t xml:space="preserve"> as -80</w:t>
      </w:r>
      <w:r w:rsidR="005E103B" w:rsidRPr="005E103B">
        <w:rPr>
          <w:rFonts w:ascii="Times" w:hAnsi="Times"/>
          <w:sz w:val="24"/>
          <w:vertAlign w:val="superscript"/>
        </w:rPr>
        <w:t>o</w:t>
      </w:r>
      <w:r w:rsidR="005E103B" w:rsidRPr="00F76194">
        <w:rPr>
          <w:rFonts w:ascii="Times" w:hAnsi="Times"/>
          <w:sz w:val="24"/>
        </w:rPr>
        <w:t>C</w:t>
      </w:r>
      <w:r w:rsidRPr="00F76194">
        <w:rPr>
          <w:rFonts w:ascii="Times" w:hAnsi="Times"/>
          <w:sz w:val="24"/>
        </w:rPr>
        <w:t xml:space="preserve"> and PCI), we would take the intercept 12.8 and add -0.130 for the switch of preservation from -80</w:t>
      </w:r>
      <w:r w:rsidR="005E103B" w:rsidRPr="005E103B">
        <w:rPr>
          <w:rFonts w:ascii="Times" w:hAnsi="Times"/>
          <w:sz w:val="24"/>
          <w:vertAlign w:val="superscript"/>
        </w:rPr>
        <w:t>o</w:t>
      </w:r>
      <w:r w:rsidR="005E103B" w:rsidRPr="00F76194">
        <w:rPr>
          <w:rFonts w:ascii="Times" w:hAnsi="Times"/>
          <w:sz w:val="24"/>
        </w:rPr>
        <w:t>C</w:t>
      </w:r>
      <w:r w:rsidRPr="00F76194">
        <w:rPr>
          <w:rFonts w:ascii="Times" w:hAnsi="Times"/>
          <w:sz w:val="24"/>
        </w:rPr>
        <w:t xml:space="preserve"> to </w:t>
      </w:r>
      <w:proofErr w:type="spellStart"/>
      <w:r w:rsidRPr="00F76194">
        <w:rPr>
          <w:rFonts w:ascii="Times" w:hAnsi="Times"/>
          <w:sz w:val="24"/>
        </w:rPr>
        <w:t>Longmires</w:t>
      </w:r>
      <w:proofErr w:type="spellEnd"/>
      <w:r w:rsidRPr="00F76194">
        <w:rPr>
          <w:rFonts w:ascii="Times" w:hAnsi="Times"/>
          <w:sz w:val="24"/>
        </w:rPr>
        <w:t xml:space="preserve"> to get a log DNA concentration of 12.67 copies/</w:t>
      </w:r>
      <w:proofErr w:type="spellStart"/>
      <w:r w:rsidRPr="00F76194">
        <w:rPr>
          <w:rFonts w:ascii="Times" w:hAnsi="Times"/>
          <w:sz w:val="24"/>
        </w:rPr>
        <w:t>μL</w:t>
      </w:r>
      <w:proofErr w:type="spellEnd"/>
      <w:r w:rsidRPr="00F76194">
        <w:rPr>
          <w:rFonts w:ascii="Times" w:hAnsi="Times"/>
          <w:sz w:val="24"/>
        </w:rPr>
        <w:t>. Moving those out of log space, we can compare 29,436 copies/</w:t>
      </w:r>
      <w:proofErr w:type="spellStart"/>
      <w:r w:rsidRPr="00F76194">
        <w:rPr>
          <w:rFonts w:ascii="Times" w:hAnsi="Times"/>
          <w:sz w:val="24"/>
        </w:rPr>
        <w:t>μL</w:t>
      </w:r>
      <w:proofErr w:type="spellEnd"/>
      <w:r w:rsidRPr="00F76194">
        <w:rPr>
          <w:rFonts w:ascii="Times" w:hAnsi="Times"/>
          <w:sz w:val="24"/>
        </w:rPr>
        <w:t xml:space="preserve"> from Campaign 1 to 318,062 copies/</w:t>
      </w:r>
      <w:proofErr w:type="spellStart"/>
      <w:r w:rsidRPr="00F76194">
        <w:rPr>
          <w:rFonts w:ascii="Times" w:hAnsi="Times"/>
          <w:sz w:val="24"/>
        </w:rPr>
        <w:t>μL</w:t>
      </w:r>
      <w:proofErr w:type="spellEnd"/>
      <w:r w:rsidRPr="00F76194">
        <w:rPr>
          <w:rFonts w:ascii="Times" w:hAnsi="Times"/>
          <w:sz w:val="24"/>
        </w:rPr>
        <w:t xml:space="preserve"> in Campaign 2. Now we can quantitatively compare these concentrations because we have modeled the </w:t>
      </w:r>
      <w:r w:rsidRPr="00F76194">
        <w:rPr>
          <w:rFonts w:ascii="Times" w:hAnsi="Times"/>
          <w:sz w:val="24"/>
        </w:rPr>
        <w:lastRenderedPageBreak/>
        <w:t>effects of different treatments explicitly. We can do this for any observational data where we have the combination of methods in our matrix and can translate.</w:t>
      </w:r>
    </w:p>
    <w:p w14:paraId="7343C301" w14:textId="77777777" w:rsidR="00F76194" w:rsidRDefault="00F76194" w:rsidP="00F76194">
      <w:pPr>
        <w:pStyle w:val="Normal1"/>
        <w:contextualSpacing w:val="0"/>
        <w:rPr>
          <w:rFonts w:ascii="Times" w:hAnsi="Times"/>
          <w:sz w:val="24"/>
        </w:rPr>
      </w:pPr>
    </w:p>
    <w:p w14:paraId="099CF0FB" w14:textId="77777777" w:rsidR="00F76194" w:rsidRDefault="00F76194" w:rsidP="007B6DD5">
      <w:pPr>
        <w:pStyle w:val="Normal1"/>
        <w:contextualSpacing w:val="0"/>
        <w:rPr>
          <w:b/>
          <w:sz w:val="28"/>
        </w:rPr>
      </w:pPr>
    </w:p>
    <w:p w14:paraId="64D58B26" w14:textId="2A0260C0" w:rsidR="00F76194" w:rsidRPr="00F76194" w:rsidRDefault="00B45195" w:rsidP="00F76194">
      <w:pPr>
        <w:pStyle w:val="Normal1"/>
        <w:contextualSpacing w:val="0"/>
        <w:rPr>
          <w:rFonts w:ascii="Times" w:hAnsi="Times"/>
          <w:b/>
          <w:bCs/>
          <w:sz w:val="24"/>
        </w:rPr>
      </w:pPr>
      <w:r>
        <w:rPr>
          <w:b/>
          <w:sz w:val="28"/>
        </w:rPr>
        <w:t>Discussion</w:t>
      </w:r>
      <w:r w:rsidR="00D94FB8" w:rsidRPr="008E3EA1">
        <w:rPr>
          <w:b/>
          <w:sz w:val="28"/>
        </w:rPr>
        <w:br/>
      </w:r>
      <w:r w:rsidR="00F76194" w:rsidRPr="00F76194">
        <w:rPr>
          <w:rFonts w:ascii="Times" w:hAnsi="Times"/>
          <w:b/>
          <w:bCs/>
          <w:sz w:val="24"/>
        </w:rPr>
        <w:t xml:space="preserve">More </w:t>
      </w:r>
      <w:ins w:id="97" w:author="eallan" w:date="2025-07-14T13:25:00Z" w16du:dateUtc="2025-07-14T20:25:00Z">
        <w:r w:rsidR="00DA3826">
          <w:rPr>
            <w:rFonts w:ascii="Times" w:hAnsi="Times"/>
            <w:b/>
            <w:bCs/>
            <w:sz w:val="24"/>
          </w:rPr>
          <w:t xml:space="preserve">(total) </w:t>
        </w:r>
      </w:ins>
      <w:r w:rsidR="00F76194" w:rsidRPr="00F76194">
        <w:rPr>
          <w:rFonts w:ascii="Times" w:hAnsi="Times"/>
          <w:b/>
          <w:bCs/>
          <w:sz w:val="24"/>
        </w:rPr>
        <w:t>DNA is not always better</w:t>
      </w:r>
    </w:p>
    <w:p w14:paraId="6F4812F5" w14:textId="4E475556" w:rsidR="00F76194" w:rsidRPr="00F76194" w:rsidRDefault="00F76194" w:rsidP="00DA3826">
      <w:pPr>
        <w:pStyle w:val="Normal1"/>
        <w:contextualSpacing w:val="0"/>
        <w:rPr>
          <w:rFonts w:ascii="Times" w:hAnsi="Times"/>
          <w:sz w:val="24"/>
        </w:rPr>
      </w:pPr>
      <w:r w:rsidRPr="00F76194">
        <w:rPr>
          <w:rFonts w:ascii="Times" w:hAnsi="Times"/>
          <w:sz w:val="24"/>
        </w:rPr>
        <w:t xml:space="preserve">The natural inclination is to maximize capture of all DNA </w:t>
      </w:r>
      <w:proofErr w:type="gramStart"/>
      <w:r w:rsidRPr="00F76194">
        <w:rPr>
          <w:rFonts w:ascii="Times" w:hAnsi="Times"/>
          <w:sz w:val="24"/>
        </w:rPr>
        <w:t>in order to</w:t>
      </w:r>
      <w:proofErr w:type="gramEnd"/>
      <w:r w:rsidRPr="00F76194">
        <w:rPr>
          <w:rFonts w:ascii="Times" w:hAnsi="Times"/>
          <w:sz w:val="24"/>
        </w:rPr>
        <w:t xml:space="preserve"> capture more target DNA, either by using a smaller pore size filter or using a different extraction protocol. </w:t>
      </w:r>
      <w:ins w:id="98" w:author="eallan" w:date="2025-07-14T13:30:00Z" w16du:dateUtc="2025-07-14T20:30:00Z">
        <w:r w:rsidR="00DA3826">
          <w:rPr>
            <w:rFonts w:ascii="Times" w:hAnsi="Times"/>
            <w:sz w:val="24"/>
          </w:rPr>
          <w:t>We found here that, as expected, both target and total DNA increased with both increased</w:t>
        </w:r>
      </w:ins>
      <w:ins w:id="99" w:author="eallan" w:date="2025-07-14T13:31:00Z" w16du:dateUtc="2025-07-14T20:31:00Z">
        <w:r w:rsidR="00DA3826">
          <w:rPr>
            <w:rFonts w:ascii="Times" w:hAnsi="Times"/>
            <w:sz w:val="24"/>
          </w:rPr>
          <w:t xml:space="preserve"> volume filter and with smaller pore size filters</w:t>
        </w:r>
      </w:ins>
      <w:ins w:id="100" w:author="eallan" w:date="2025-07-16T15:07:00Z" w16du:dateUtc="2025-07-16T22:07:00Z">
        <w:r w:rsidR="00C163DA">
          <w:rPr>
            <w:rFonts w:ascii="Times" w:hAnsi="Times"/>
            <w:sz w:val="24"/>
          </w:rPr>
          <w:t xml:space="preserve"> (</w:t>
        </w:r>
      </w:ins>
      <w:ins w:id="101" w:author="eallan" w:date="2025-07-16T15:10:00Z" w16du:dateUtc="2025-07-16T22:10:00Z">
        <w:r w:rsidR="00C163DA">
          <w:rPr>
            <w:rFonts w:ascii="Times" w:hAnsi="Times"/>
            <w:sz w:val="24"/>
          </w:rPr>
          <w:t>Capo et al. 2020</w:t>
        </w:r>
      </w:ins>
      <w:ins w:id="102" w:author="eallan" w:date="2025-07-16T15:07:00Z" w16du:dateUtc="2025-07-16T22:07:00Z">
        <w:r w:rsidR="00C163DA">
          <w:rPr>
            <w:rFonts w:ascii="Times" w:hAnsi="Times"/>
            <w:sz w:val="24"/>
          </w:rPr>
          <w:t>)</w:t>
        </w:r>
      </w:ins>
      <w:ins w:id="103" w:author="eallan" w:date="2025-07-14T13:31:00Z" w16du:dateUtc="2025-07-14T20:31:00Z">
        <w:r w:rsidR="00DA3826">
          <w:rPr>
            <w:rFonts w:ascii="Times" w:hAnsi="Times"/>
            <w:sz w:val="24"/>
          </w:rPr>
          <w:t xml:space="preserve">. </w:t>
        </w:r>
      </w:ins>
      <w:ins w:id="104" w:author="eallan" w:date="2025-07-14T13:32:00Z" w16du:dateUtc="2025-07-14T20:32:00Z">
        <w:r w:rsidR="00DA3826">
          <w:rPr>
            <w:rFonts w:ascii="Times" w:hAnsi="Times"/>
            <w:sz w:val="24"/>
          </w:rPr>
          <w:t xml:space="preserve">However, </w:t>
        </w:r>
      </w:ins>
      <w:ins w:id="105" w:author="eallan" w:date="2025-07-14T13:33:00Z" w16du:dateUtc="2025-07-14T20:33:00Z">
        <w:r w:rsidR="00DA3826">
          <w:rPr>
            <w:rFonts w:ascii="Times" w:hAnsi="Times"/>
            <w:sz w:val="24"/>
          </w:rPr>
          <w:t xml:space="preserve">the increase in target DNA recovery was small compared to the increase in total DNA recovery. In other words, </w:t>
        </w:r>
      </w:ins>
      <w:ins w:id="106" w:author="eallan" w:date="2025-07-14T13:34:00Z" w16du:dateUtc="2025-07-14T20:34:00Z">
        <w:r w:rsidR="00DA3826">
          <w:rPr>
            <w:rFonts w:ascii="Times" w:hAnsi="Times"/>
            <w:sz w:val="24"/>
          </w:rPr>
          <w:t>the target was a smaller percentage of total DNA</w:t>
        </w:r>
      </w:ins>
      <w:ins w:id="107" w:author="eallan" w:date="2025-07-14T13:46:00Z" w16du:dateUtc="2025-07-14T20:46:00Z">
        <w:r w:rsidR="00DA3826">
          <w:rPr>
            <w:rFonts w:ascii="Times" w:hAnsi="Times"/>
            <w:sz w:val="24"/>
          </w:rPr>
          <w:t xml:space="preserve"> (in the case of </w:t>
        </w:r>
        <w:r w:rsidR="00DA3826" w:rsidRPr="00F76194">
          <w:rPr>
            <w:rFonts w:ascii="Times" w:hAnsi="Times"/>
            <w:sz w:val="24"/>
          </w:rPr>
          <w:t xml:space="preserve">1 </w:t>
        </w:r>
        <w:proofErr w:type="spellStart"/>
        <w:r w:rsidR="00DA3826" w:rsidRPr="00F76194">
          <w:rPr>
            <w:rFonts w:ascii="Times" w:hAnsi="Times"/>
            <w:sz w:val="24"/>
          </w:rPr>
          <w:t>μm</w:t>
        </w:r>
        <w:proofErr w:type="spellEnd"/>
        <w:r w:rsidR="00DA3826" w:rsidRPr="00F76194">
          <w:rPr>
            <w:rFonts w:ascii="Times" w:hAnsi="Times"/>
            <w:sz w:val="24"/>
          </w:rPr>
          <w:t xml:space="preserve"> filters</w:t>
        </w:r>
        <w:r w:rsidR="00DA3826">
          <w:rPr>
            <w:rFonts w:ascii="Times" w:hAnsi="Times"/>
            <w:sz w:val="24"/>
          </w:rPr>
          <w:t xml:space="preserve">, total DNA increased by 340% from 1 to 3 L while target DNA increased by </w:t>
        </w:r>
      </w:ins>
      <w:ins w:id="108" w:author="eallan" w:date="2025-07-14T13:47:00Z" w16du:dateUtc="2025-07-14T20:47:00Z">
        <w:r w:rsidR="00DA3826">
          <w:rPr>
            <w:rFonts w:ascii="Times" w:hAnsi="Times"/>
            <w:sz w:val="24"/>
          </w:rPr>
          <w:t xml:space="preserve">434% and in the case of </w:t>
        </w:r>
        <w:r w:rsidR="00DA3826" w:rsidRPr="00F76194">
          <w:rPr>
            <w:rFonts w:ascii="Times" w:hAnsi="Times"/>
            <w:sz w:val="24"/>
          </w:rPr>
          <w:t xml:space="preserve">5 </w:t>
        </w:r>
        <w:proofErr w:type="spellStart"/>
        <w:r w:rsidR="00DA3826" w:rsidRPr="00F76194">
          <w:rPr>
            <w:rFonts w:ascii="Times" w:hAnsi="Times"/>
            <w:sz w:val="24"/>
          </w:rPr>
          <w:t>μm</w:t>
        </w:r>
        <w:proofErr w:type="spellEnd"/>
        <w:r w:rsidR="00DA3826" w:rsidRPr="00F76194">
          <w:rPr>
            <w:rFonts w:ascii="Times" w:hAnsi="Times"/>
            <w:sz w:val="24"/>
          </w:rPr>
          <w:t xml:space="preserve"> filters</w:t>
        </w:r>
        <w:r w:rsidR="00DA3826">
          <w:rPr>
            <w:rFonts w:ascii="Times" w:hAnsi="Times"/>
            <w:sz w:val="24"/>
          </w:rPr>
          <w:t>, total DNA increased by 318% from 1 to 3 L while target DNA increased by 514%)</w:t>
        </w:r>
      </w:ins>
      <w:ins w:id="109" w:author="eallan" w:date="2025-07-14T13:34:00Z" w16du:dateUtc="2025-07-14T20:34:00Z">
        <w:r w:rsidR="00DA3826">
          <w:rPr>
            <w:rFonts w:ascii="Times" w:hAnsi="Times"/>
            <w:sz w:val="24"/>
          </w:rPr>
          <w:t xml:space="preserve">. </w:t>
        </w:r>
      </w:ins>
      <w:del w:id="110" w:author="eallan" w:date="2025-07-14T13:34:00Z" w16du:dateUtc="2025-07-14T20:34:00Z">
        <w:r w:rsidRPr="00F76194" w:rsidDel="00DA3826">
          <w:rPr>
            <w:rFonts w:ascii="Times" w:hAnsi="Times"/>
            <w:sz w:val="24"/>
          </w:rPr>
          <w:delText xml:space="preserve">However, here we demonstrate that the metric to maximize is really the ratio of target to total DNA rather than total DNA. In other words, by using a filter with a smaller pore size or extracting more DNA via PCI rather than a commercial kit, there is more total DNA but a similar amount of target DNA, which ultimately makes the target a smaller percentage of the total DNA. </w:delText>
        </w:r>
      </w:del>
      <w:r w:rsidRPr="00F76194">
        <w:rPr>
          <w:rFonts w:ascii="Times" w:hAnsi="Times"/>
          <w:sz w:val="24"/>
        </w:rPr>
        <w:t xml:space="preserve">By having a rare target in a larger pool of off-target DNA, other issues can arise associated with the concentration of various inhibitors. In both experiments, we demonstrate that the optimal methods for maximizing total DNA capture do not maximize </w:t>
      </w:r>
      <w:ins w:id="111" w:author="eallan" w:date="2025-07-16T14:58:00Z" w16du:dateUtc="2025-07-16T21:58:00Z">
        <w:r w:rsidR="00C163DA">
          <w:rPr>
            <w:rFonts w:ascii="Times" w:hAnsi="Times"/>
            <w:sz w:val="24"/>
          </w:rPr>
          <w:t xml:space="preserve">the target DNA or </w:t>
        </w:r>
      </w:ins>
      <w:r w:rsidRPr="00F76194">
        <w:rPr>
          <w:rFonts w:ascii="Times" w:hAnsi="Times"/>
          <w:sz w:val="24"/>
        </w:rPr>
        <w:t>the ratio of target to total DNA.</w:t>
      </w:r>
      <w:r w:rsidR="00E721D7">
        <w:rPr>
          <w:rFonts w:ascii="Times" w:hAnsi="Times"/>
          <w:sz w:val="24"/>
        </w:rPr>
        <w:t xml:space="preserve"> </w:t>
      </w:r>
      <w:bookmarkStart w:id="112" w:name="OLE_LINK2"/>
      <w:ins w:id="113" w:author="eallan" w:date="2025-07-14T13:39:00Z" w16du:dateUtc="2025-07-14T20:39:00Z">
        <w:r w:rsidR="00DA3826">
          <w:rPr>
            <w:rFonts w:ascii="Times" w:hAnsi="Times"/>
            <w:sz w:val="24"/>
          </w:rPr>
          <w:t xml:space="preserve">Here, we did not find that </w:t>
        </w:r>
      </w:ins>
      <w:ins w:id="114" w:author="eallan" w:date="2025-07-14T13:43:00Z" w16du:dateUtc="2025-07-14T20:43:00Z">
        <w:r w:rsidR="00DA3826">
          <w:rPr>
            <w:rFonts w:ascii="Times" w:hAnsi="Times"/>
            <w:sz w:val="24"/>
          </w:rPr>
          <w:t xml:space="preserve">samples with more total DNA had more </w:t>
        </w:r>
      </w:ins>
      <w:ins w:id="115" w:author="eallan" w:date="2025-07-14T13:39:00Z" w16du:dateUtc="2025-07-14T20:39:00Z">
        <w:r w:rsidR="00DA3826">
          <w:rPr>
            <w:rFonts w:ascii="Times" w:hAnsi="Times"/>
            <w:sz w:val="24"/>
          </w:rPr>
          <w:t>inhibition</w:t>
        </w:r>
      </w:ins>
      <w:ins w:id="116" w:author="eallan" w:date="2025-07-14T13:40:00Z" w16du:dateUtc="2025-07-14T20:40:00Z">
        <w:r w:rsidR="00DA3826">
          <w:rPr>
            <w:rFonts w:ascii="Times" w:hAnsi="Times"/>
            <w:sz w:val="24"/>
          </w:rPr>
          <w:t xml:space="preserve">, but in cases where the target DNA is </w:t>
        </w:r>
      </w:ins>
      <w:ins w:id="117" w:author="eallan" w:date="2025-07-14T13:44:00Z" w16du:dateUtc="2025-07-14T20:44:00Z">
        <w:r w:rsidR="00DA3826">
          <w:rPr>
            <w:rFonts w:ascii="Times" w:hAnsi="Times"/>
            <w:sz w:val="24"/>
          </w:rPr>
          <w:t>very</w:t>
        </w:r>
      </w:ins>
      <w:ins w:id="118" w:author="eallan" w:date="2025-07-14T13:40:00Z" w16du:dateUtc="2025-07-14T20:40:00Z">
        <w:r w:rsidR="00DA3826">
          <w:rPr>
            <w:rFonts w:ascii="Times" w:hAnsi="Times"/>
            <w:sz w:val="24"/>
          </w:rPr>
          <w:t xml:space="preserve"> rare, the maximization of target/total DNA should be carefully conside</w:t>
        </w:r>
      </w:ins>
      <w:ins w:id="119" w:author="eallan" w:date="2025-07-14T13:41:00Z" w16du:dateUtc="2025-07-14T20:41:00Z">
        <w:r w:rsidR="00DA3826">
          <w:rPr>
            <w:rFonts w:ascii="Times" w:hAnsi="Times"/>
            <w:sz w:val="24"/>
          </w:rPr>
          <w:t>red. For example, if the absolute target DNA concentrations is 9 copies/L and a 1 L sample</w:t>
        </w:r>
      </w:ins>
      <w:ins w:id="120" w:author="eallan" w:date="2025-07-14T13:42:00Z" w16du:dateUtc="2025-07-14T20:42:00Z">
        <w:r w:rsidR="00DA3826">
          <w:rPr>
            <w:rFonts w:ascii="Times" w:hAnsi="Times"/>
            <w:sz w:val="24"/>
          </w:rPr>
          <w:t xml:space="preserve"> (9 copies total)</w:t>
        </w:r>
      </w:ins>
      <w:ins w:id="121" w:author="eallan" w:date="2025-07-14T13:41:00Z" w16du:dateUtc="2025-07-14T20:41:00Z">
        <w:r w:rsidR="00DA3826">
          <w:rPr>
            <w:rFonts w:ascii="Times" w:hAnsi="Times"/>
            <w:sz w:val="24"/>
          </w:rPr>
          <w:t xml:space="preserve"> is not inhibited but a 3 L </w:t>
        </w:r>
      </w:ins>
      <w:ins w:id="122" w:author="eallan" w:date="2025-07-14T13:42:00Z" w16du:dateUtc="2025-07-14T20:42:00Z">
        <w:r w:rsidR="00DA3826">
          <w:rPr>
            <w:rFonts w:ascii="Times" w:hAnsi="Times"/>
            <w:sz w:val="24"/>
          </w:rPr>
          <w:t>sample (27 copies total) requires a 1:100 dilution, the target DNA would then be diluted out in the inhibition treatment.</w:t>
        </w:r>
      </w:ins>
      <w:bookmarkEnd w:id="112"/>
      <w:ins w:id="123" w:author="eallan" w:date="2025-07-14T13:44:00Z" w16du:dateUtc="2025-07-14T20:44:00Z">
        <w:r w:rsidR="00DA3826">
          <w:rPr>
            <w:rFonts w:ascii="Times" w:hAnsi="Times"/>
            <w:sz w:val="24"/>
          </w:rPr>
          <w:t xml:space="preserve"> </w:t>
        </w:r>
      </w:ins>
    </w:p>
    <w:p w14:paraId="3B0C3F42" w14:textId="77777777" w:rsidR="00F76194" w:rsidDel="00DA3826" w:rsidRDefault="00F76194" w:rsidP="00F76194">
      <w:pPr>
        <w:pStyle w:val="Normal1"/>
        <w:contextualSpacing w:val="0"/>
        <w:rPr>
          <w:del w:id="124" w:author="eallan" w:date="2025-07-14T13:47:00Z" w16du:dateUtc="2025-07-14T20:47:00Z"/>
          <w:rFonts w:ascii="Times" w:hAnsi="Times"/>
          <w:sz w:val="24"/>
        </w:rPr>
      </w:pPr>
    </w:p>
    <w:p w14:paraId="5FE3A35D" w14:textId="500ABB80" w:rsidR="00F76194" w:rsidRPr="00F76194" w:rsidDel="00DA3826" w:rsidRDefault="00F76194" w:rsidP="00F76194">
      <w:pPr>
        <w:pStyle w:val="Normal1"/>
        <w:contextualSpacing w:val="0"/>
        <w:rPr>
          <w:del w:id="125" w:author="eallan" w:date="2025-07-14T13:47:00Z" w16du:dateUtc="2025-07-14T20:47:00Z"/>
          <w:rFonts w:ascii="Times" w:hAnsi="Times"/>
          <w:sz w:val="24"/>
        </w:rPr>
      </w:pPr>
      <w:del w:id="126" w:author="eallan" w:date="2025-07-14T13:47:00Z" w16du:dateUtc="2025-07-14T20:47:00Z">
        <w:r w:rsidRPr="00F76194" w:rsidDel="00DA3826">
          <w:rPr>
            <w:rFonts w:ascii="Times" w:hAnsi="Times"/>
            <w:sz w:val="24"/>
          </w:rPr>
          <w:delText>In the volume and pore size experiment, we found that the amount of total DNA scaled approximately as expected with the volume of water filtered given the same pore size filter (for 1 μm filters, 3 L water samples had 340% the amount of total DNA as 1 L samples and for 5 μm filters 3 L had 318% of 1 L). However</w:delText>
        </w:r>
        <w:r w:rsidR="005062A3" w:rsidDel="00DA3826">
          <w:rPr>
            <w:rFonts w:ascii="Times" w:hAnsi="Times"/>
            <w:sz w:val="24"/>
          </w:rPr>
          <w:delText>,</w:delText>
        </w:r>
        <w:r w:rsidRPr="00F76194" w:rsidDel="00DA3826">
          <w:rPr>
            <w:rFonts w:ascii="Times" w:hAnsi="Times"/>
            <w:sz w:val="24"/>
          </w:rPr>
          <w:delText xml:space="preserve"> for target DNA for both pore size filters, the more target DNA was concentrated with larger volumes of water than expected (434% with 3x volume for 1 μm filters and 514% with 3x volume for 5 μm filters), a factor that can increase in importance for rare target species. </w:delText>
        </w:r>
      </w:del>
      <w:del w:id="127" w:author="eallan" w:date="2025-07-14T13:38:00Z" w16du:dateUtc="2025-07-14T20:38:00Z">
        <w:r w:rsidRPr="00F76194" w:rsidDel="00DA3826">
          <w:rPr>
            <w:rFonts w:ascii="Times" w:hAnsi="Times"/>
            <w:sz w:val="24"/>
          </w:rPr>
          <w:delText>Here, we demonstrate that collecting larger volumes of water will obviously result in higher concentrations of target DNA, but given the same volume of water collected, the smaller pore size filters (1 μm) collected more total DNA and more target DNA than the larger pore size filters (5 μm), but t</w:delText>
        </w:r>
      </w:del>
      <w:del w:id="128" w:author="eallan" w:date="2025-07-14T13:47:00Z" w16du:dateUtc="2025-07-14T20:47:00Z">
        <w:r w:rsidRPr="00F76194" w:rsidDel="00DA3826">
          <w:rPr>
            <w:rFonts w:ascii="Times" w:hAnsi="Times"/>
            <w:sz w:val="24"/>
          </w:rPr>
          <w:delText>he ratio of target to total DNA was higher for the larger pore size filters (5 μm) and for the larger volume samples (3 L vs. 1 L), resulting in the highest ratio being 3 L of water filtered on a 5 μm filter.</w:delText>
        </w:r>
      </w:del>
    </w:p>
    <w:p w14:paraId="3AFEFF34" w14:textId="77777777" w:rsidR="00F76194" w:rsidRDefault="00F76194" w:rsidP="00F76194">
      <w:pPr>
        <w:pStyle w:val="Normal1"/>
        <w:contextualSpacing w:val="0"/>
        <w:rPr>
          <w:rFonts w:ascii="Times" w:hAnsi="Times"/>
          <w:sz w:val="24"/>
        </w:rPr>
      </w:pPr>
    </w:p>
    <w:p w14:paraId="7B44CE90" w14:textId="147E2546" w:rsidR="00DA3826" w:rsidRDefault="00DA3826" w:rsidP="00F76194">
      <w:pPr>
        <w:pStyle w:val="Normal1"/>
        <w:contextualSpacing w:val="0"/>
        <w:rPr>
          <w:ins w:id="129" w:author="eallan" w:date="2025-07-14T13:48:00Z" w16du:dateUtc="2025-07-14T20:48:00Z"/>
          <w:rFonts w:ascii="Times" w:hAnsi="Times"/>
          <w:sz w:val="24"/>
        </w:rPr>
      </w:pPr>
      <w:ins w:id="130" w:author="eallan" w:date="2025-07-14T13:47:00Z" w16du:dateUtc="2025-07-14T20:47:00Z">
        <w:r>
          <w:rPr>
            <w:rFonts w:ascii="Times" w:hAnsi="Times"/>
            <w:sz w:val="24"/>
          </w:rPr>
          <w:t xml:space="preserve">The same concepts apply with the </w:t>
        </w:r>
      </w:ins>
      <w:del w:id="131" w:author="eallan" w:date="2025-07-14T13:47:00Z" w16du:dateUtc="2025-07-14T20:47:00Z">
        <w:r w:rsidR="00F76194" w:rsidRPr="00F76194" w:rsidDel="00DA3826">
          <w:rPr>
            <w:rFonts w:ascii="Times" w:hAnsi="Times"/>
            <w:sz w:val="24"/>
          </w:rPr>
          <w:delText>In the</w:delText>
        </w:r>
      </w:del>
      <w:del w:id="132" w:author="eallan" w:date="2025-07-14T13:48:00Z" w16du:dateUtc="2025-07-14T20:48:00Z">
        <w:r w:rsidR="00F76194" w:rsidRPr="00F76194" w:rsidDel="00DA3826">
          <w:rPr>
            <w:rFonts w:ascii="Times" w:hAnsi="Times"/>
            <w:sz w:val="24"/>
          </w:rPr>
          <w:delText xml:space="preserve"> </w:delText>
        </w:r>
      </w:del>
      <w:r w:rsidR="00F76194" w:rsidRPr="00F76194">
        <w:rPr>
          <w:rFonts w:ascii="Times" w:hAnsi="Times"/>
          <w:sz w:val="24"/>
        </w:rPr>
        <w:t>preservation and extraction experiment</w:t>
      </w:r>
      <w:ins w:id="133" w:author="eallan" w:date="2025-07-14T13:48:00Z" w16du:dateUtc="2025-07-14T20:48:00Z">
        <w:r>
          <w:rPr>
            <w:rFonts w:ascii="Times" w:hAnsi="Times"/>
            <w:sz w:val="24"/>
          </w:rPr>
          <w:t xml:space="preserve"> with different methodological choices resulting in different total DNA capture, target DNA capture, and ratio of target to total DNA capture</w:t>
        </w:r>
      </w:ins>
      <w:ins w:id="134" w:author="eallan" w:date="2025-07-16T15:08:00Z" w16du:dateUtc="2025-07-16T22:08:00Z">
        <w:r w:rsidR="00C163DA">
          <w:rPr>
            <w:rFonts w:ascii="Times" w:hAnsi="Times"/>
            <w:sz w:val="24"/>
          </w:rPr>
          <w:t xml:space="preserve"> (Spens et al. 2017,</w:t>
        </w:r>
      </w:ins>
      <w:ins w:id="135" w:author="eallan" w:date="2025-07-16T15:12:00Z" w16du:dateUtc="2025-07-16T22:12:00Z">
        <w:r w:rsidR="00C163DA">
          <w:rPr>
            <w:rFonts w:ascii="Times" w:hAnsi="Times"/>
            <w:sz w:val="24"/>
          </w:rPr>
          <w:t xml:space="preserve"> </w:t>
        </w:r>
        <w:r w:rsidR="00C163DA" w:rsidRPr="00F76194">
          <w:rPr>
            <w:rFonts w:ascii="Times" w:hAnsi="Times"/>
            <w:sz w:val="24"/>
          </w:rPr>
          <w:t>Deiner</w:t>
        </w:r>
        <w:r w:rsidR="00C163DA">
          <w:rPr>
            <w:rFonts w:ascii="Times" w:hAnsi="Times"/>
            <w:sz w:val="24"/>
          </w:rPr>
          <w:t xml:space="preserve"> et al. 2015, </w:t>
        </w:r>
        <w:r w:rsidR="00C163DA" w:rsidRPr="00F76194">
          <w:rPr>
            <w:rFonts w:ascii="Times" w:hAnsi="Times"/>
            <w:sz w:val="24"/>
          </w:rPr>
          <w:t>Deiner</w:t>
        </w:r>
        <w:r w:rsidR="00C163DA">
          <w:rPr>
            <w:rFonts w:ascii="Times" w:hAnsi="Times"/>
            <w:sz w:val="24"/>
          </w:rPr>
          <w:t xml:space="preserve"> et al. 2018, </w:t>
        </w:r>
        <w:r w:rsidR="00C163DA" w:rsidRPr="00F76194">
          <w:rPr>
            <w:rFonts w:ascii="Times" w:hAnsi="Times"/>
            <w:sz w:val="24"/>
          </w:rPr>
          <w:t>Djurhuus</w:t>
        </w:r>
        <w:r w:rsidR="00C163DA">
          <w:rPr>
            <w:rFonts w:ascii="Times" w:hAnsi="Times"/>
            <w:sz w:val="24"/>
          </w:rPr>
          <w:t xml:space="preserve"> et al. 2017</w:t>
        </w:r>
      </w:ins>
      <w:ins w:id="136" w:author="eallan" w:date="2025-07-16T15:08:00Z" w16du:dateUtc="2025-07-16T22:08:00Z">
        <w:r w:rsidR="00C163DA">
          <w:rPr>
            <w:rFonts w:ascii="Times" w:hAnsi="Times"/>
            <w:sz w:val="24"/>
          </w:rPr>
          <w:t>)</w:t>
        </w:r>
      </w:ins>
      <w:ins w:id="137" w:author="eallan" w:date="2025-07-14T13:48:00Z" w16du:dateUtc="2025-07-14T20:48:00Z">
        <w:r>
          <w:rPr>
            <w:rFonts w:ascii="Times" w:hAnsi="Times"/>
            <w:sz w:val="24"/>
          </w:rPr>
          <w:t xml:space="preserve">. </w:t>
        </w:r>
      </w:ins>
      <w:ins w:id="138" w:author="eallan" w:date="2025-07-14T13:49:00Z" w16du:dateUtc="2025-07-14T20:49:00Z">
        <w:r>
          <w:rPr>
            <w:rFonts w:ascii="Times" w:hAnsi="Times"/>
            <w:sz w:val="24"/>
          </w:rPr>
          <w:t xml:space="preserve">Longmire’s preservation with PCI extraction yielded the highest total DNA concentration while </w:t>
        </w:r>
        <w:r w:rsidRPr="00F76194">
          <w:rPr>
            <w:rFonts w:ascii="Times" w:hAnsi="Times"/>
            <w:sz w:val="24"/>
          </w:rPr>
          <w:t>-8</w:t>
        </w:r>
        <w:r>
          <w:rPr>
            <w:rFonts w:ascii="Times" w:hAnsi="Times"/>
            <w:sz w:val="24"/>
          </w:rPr>
          <w:t>0</w:t>
        </w:r>
        <w:r w:rsidRPr="005E103B">
          <w:rPr>
            <w:rFonts w:ascii="Times" w:hAnsi="Times"/>
            <w:sz w:val="24"/>
            <w:vertAlign w:val="superscript"/>
          </w:rPr>
          <w:t>o</w:t>
        </w:r>
        <w:r w:rsidRPr="00F76194">
          <w:rPr>
            <w:rFonts w:ascii="Times" w:hAnsi="Times"/>
            <w:sz w:val="24"/>
          </w:rPr>
          <w:t>C</w:t>
        </w:r>
        <w:r>
          <w:rPr>
            <w:rFonts w:ascii="Times" w:hAnsi="Times"/>
            <w:sz w:val="24"/>
          </w:rPr>
          <w:t xml:space="preserve"> preservation with Qiagen ex</w:t>
        </w:r>
      </w:ins>
      <w:ins w:id="139" w:author="eallan" w:date="2025-07-14T13:50:00Z" w16du:dateUtc="2025-07-14T20:50:00Z">
        <w:r>
          <w:rPr>
            <w:rFonts w:ascii="Times" w:hAnsi="Times"/>
            <w:sz w:val="24"/>
          </w:rPr>
          <w:t xml:space="preserve">tract yielded the highest target DNA concentration, however Shield preservation with </w:t>
        </w:r>
        <w:proofErr w:type="spellStart"/>
        <w:r>
          <w:rPr>
            <w:rFonts w:ascii="Times" w:hAnsi="Times"/>
            <w:sz w:val="24"/>
          </w:rPr>
          <w:t>Zymo</w:t>
        </w:r>
        <w:proofErr w:type="spellEnd"/>
        <w:r>
          <w:rPr>
            <w:rFonts w:ascii="Times" w:hAnsi="Times"/>
            <w:sz w:val="24"/>
          </w:rPr>
          <w:t xml:space="preserve"> extraction yielded the highest ratio of target to total DNA. </w:t>
        </w:r>
      </w:ins>
      <w:ins w:id="140" w:author="eallan" w:date="2025-07-14T13:54:00Z" w16du:dateUtc="2025-07-14T20:54:00Z">
        <w:r>
          <w:rPr>
            <w:rFonts w:ascii="Times" w:hAnsi="Times"/>
            <w:sz w:val="24"/>
          </w:rPr>
          <w:t xml:space="preserve">Similarly with the volume and pore size experiments, in this study, inhibition was not at a threshold where the </w:t>
        </w:r>
      </w:ins>
      <w:ins w:id="141" w:author="eallan" w:date="2025-07-14T13:55:00Z" w16du:dateUtc="2025-07-14T20:55:00Z">
        <w:r>
          <w:rPr>
            <w:rFonts w:ascii="Times" w:hAnsi="Times"/>
            <w:sz w:val="24"/>
          </w:rPr>
          <w:t xml:space="preserve">rarity of the target DNA in a larger pool of total DNA was an issue, but there are remarkable patterns in particularly the extraction method (Figure 2, Panel C) demonstrating </w:t>
        </w:r>
      </w:ins>
      <w:ins w:id="142" w:author="eallan" w:date="2025-07-14T13:56:00Z" w16du:dateUtc="2025-07-14T20:56:00Z">
        <w:r>
          <w:rPr>
            <w:rFonts w:ascii="Times" w:hAnsi="Times"/>
            <w:sz w:val="24"/>
          </w:rPr>
          <w:t xml:space="preserve">the increasing ratio of target to total DNA recovery. We </w:t>
        </w:r>
      </w:ins>
      <w:ins w:id="143" w:author="eallan" w:date="2025-07-14T13:57:00Z" w16du:dateUtc="2025-07-14T20:57:00Z">
        <w:r>
          <w:rPr>
            <w:rFonts w:ascii="Times" w:hAnsi="Times"/>
            <w:sz w:val="24"/>
          </w:rPr>
          <w:t>encourage</w:t>
        </w:r>
      </w:ins>
      <w:ins w:id="144" w:author="eallan" w:date="2025-07-14T13:56:00Z" w16du:dateUtc="2025-07-14T20:56:00Z">
        <w:r>
          <w:rPr>
            <w:rFonts w:ascii="Times" w:hAnsi="Times"/>
            <w:sz w:val="24"/>
          </w:rPr>
          <w:t xml:space="preserve"> researchers to consider not only the abso</w:t>
        </w:r>
      </w:ins>
      <w:ins w:id="145" w:author="eallan" w:date="2025-07-14T13:57:00Z" w16du:dateUtc="2025-07-14T20:57:00Z">
        <w:r>
          <w:rPr>
            <w:rFonts w:ascii="Times" w:hAnsi="Times"/>
            <w:sz w:val="24"/>
          </w:rPr>
          <w:t xml:space="preserve">lute recovery of either </w:t>
        </w:r>
        <w:r>
          <w:rPr>
            <w:rFonts w:ascii="Times" w:hAnsi="Times"/>
            <w:sz w:val="24"/>
          </w:rPr>
          <w:lastRenderedPageBreak/>
          <w:t>target or total DNA, but to consider when target is particularly rare and inhibition is likely to choose a methodology focusing on</w:t>
        </w:r>
      </w:ins>
      <w:ins w:id="146" w:author="eallan" w:date="2025-07-14T13:58:00Z" w16du:dateUtc="2025-07-14T20:58:00Z">
        <w:r>
          <w:rPr>
            <w:rFonts w:ascii="Times" w:hAnsi="Times"/>
            <w:sz w:val="24"/>
          </w:rPr>
          <w:t xml:space="preserve"> maximizing</w:t>
        </w:r>
      </w:ins>
      <w:ins w:id="147" w:author="eallan" w:date="2025-07-14T13:57:00Z" w16du:dateUtc="2025-07-14T20:57:00Z">
        <w:r>
          <w:rPr>
            <w:rFonts w:ascii="Times" w:hAnsi="Times"/>
            <w:sz w:val="24"/>
          </w:rPr>
          <w:t xml:space="preserve"> the ratio rather than absolute co</w:t>
        </w:r>
      </w:ins>
      <w:ins w:id="148" w:author="eallan" w:date="2025-07-14T13:58:00Z" w16du:dateUtc="2025-07-14T20:58:00Z">
        <w:r>
          <w:rPr>
            <w:rFonts w:ascii="Times" w:hAnsi="Times"/>
            <w:sz w:val="24"/>
          </w:rPr>
          <w:t xml:space="preserve">ncentration. </w:t>
        </w:r>
      </w:ins>
    </w:p>
    <w:p w14:paraId="63912E41" w14:textId="1CE8A14C" w:rsidR="00F76194" w:rsidRPr="00F76194" w:rsidDel="00DA3826" w:rsidRDefault="00F76194" w:rsidP="00F76194">
      <w:pPr>
        <w:pStyle w:val="Normal1"/>
        <w:contextualSpacing w:val="0"/>
        <w:rPr>
          <w:del w:id="149" w:author="eallan" w:date="2025-07-14T13:58:00Z" w16du:dateUtc="2025-07-14T20:58:00Z"/>
          <w:rFonts w:ascii="Times" w:hAnsi="Times"/>
          <w:sz w:val="24"/>
        </w:rPr>
      </w:pPr>
      <w:del w:id="150" w:author="eallan" w:date="2025-07-14T13:58:00Z" w16du:dateUtc="2025-07-14T20:58:00Z">
        <w:r w:rsidRPr="00F76194" w:rsidDel="00DA3826">
          <w:rPr>
            <w:rFonts w:ascii="Times" w:hAnsi="Times"/>
            <w:sz w:val="24"/>
          </w:rPr>
          <w:delText>, given the same preservative, the PCI extractions maximized total DNA recovery, followed by the Qiagen Blood and Tissue Kit, while the Zymo kit recovered the lowest amount of total DNA. The amount of total DNA given the same extraction method</w:delText>
        </w:r>
        <w:r w:rsidR="005E103B" w:rsidDel="00DA3826">
          <w:rPr>
            <w:rFonts w:ascii="Times" w:hAnsi="Times"/>
            <w:sz w:val="24"/>
          </w:rPr>
          <w:delText>,</w:delText>
        </w:r>
        <w:r w:rsidRPr="00F76194" w:rsidDel="00DA3826">
          <w:rPr>
            <w:rFonts w:ascii="Times" w:hAnsi="Times"/>
            <w:sz w:val="24"/>
          </w:rPr>
          <w:delText xml:space="preserve"> but varying preservative varied with the -8</w:delText>
        </w:r>
        <w:r w:rsidR="005E103B" w:rsidDel="00DA3826">
          <w:rPr>
            <w:rFonts w:ascii="Times" w:hAnsi="Times"/>
            <w:sz w:val="24"/>
          </w:rPr>
          <w:delText>0</w:delText>
        </w:r>
        <w:r w:rsidR="005E103B" w:rsidRPr="005E103B" w:rsidDel="00DA3826">
          <w:rPr>
            <w:rFonts w:ascii="Times" w:hAnsi="Times"/>
            <w:sz w:val="24"/>
            <w:vertAlign w:val="superscript"/>
          </w:rPr>
          <w:delText>o</w:delText>
        </w:r>
        <w:r w:rsidR="005E103B" w:rsidRPr="00F76194" w:rsidDel="00DA3826">
          <w:rPr>
            <w:rFonts w:ascii="Times" w:hAnsi="Times"/>
            <w:sz w:val="24"/>
          </w:rPr>
          <w:delText>C</w:delText>
        </w:r>
        <w:r w:rsidRPr="00F76194" w:rsidDel="00DA3826">
          <w:rPr>
            <w:rFonts w:ascii="Times" w:hAnsi="Times"/>
            <w:sz w:val="24"/>
          </w:rPr>
          <w:delText xml:space="preserve"> generally having the highest recovery except for Longmire’s with the PCI extractions. In terms of target DNA, yields were the same order of magnitude with the -80</w:delText>
        </w:r>
        <w:r w:rsidR="005E103B" w:rsidRPr="005E103B" w:rsidDel="00DA3826">
          <w:rPr>
            <w:rFonts w:ascii="Times" w:hAnsi="Times"/>
            <w:sz w:val="24"/>
            <w:vertAlign w:val="superscript"/>
          </w:rPr>
          <w:delText>o</w:delText>
        </w:r>
        <w:r w:rsidR="005E103B" w:rsidRPr="00F76194" w:rsidDel="00DA3826">
          <w:rPr>
            <w:rFonts w:ascii="Times" w:hAnsi="Times"/>
            <w:sz w:val="24"/>
          </w:rPr>
          <w:delText>C</w:delText>
        </w:r>
        <w:r w:rsidRPr="00F76194" w:rsidDel="00DA3826">
          <w:rPr>
            <w:rFonts w:ascii="Times" w:hAnsi="Times"/>
            <w:sz w:val="24"/>
          </w:rPr>
          <w:delText xml:space="preserve"> preservation having higher yield and lower variability than other preservatives and desiccation having lower yield and higher variability. However, because the target quantities were similar across preservation and extraction</w:delText>
        </w:r>
        <w:r w:rsidR="005E103B" w:rsidDel="00DA3826">
          <w:rPr>
            <w:rFonts w:ascii="Times" w:hAnsi="Times"/>
            <w:sz w:val="24"/>
          </w:rPr>
          <w:delText>,</w:delText>
        </w:r>
        <w:r w:rsidRPr="00F76194" w:rsidDel="00DA3826">
          <w:rPr>
            <w:rFonts w:ascii="Times" w:hAnsi="Times"/>
            <w:sz w:val="24"/>
          </w:rPr>
          <w:delText xml:space="preserve"> but the total DNA quantities varied, the pattern of the ratio of target to total DNA has the opposite pattern as the total DNA above, where PCI now has the lowest ratio for each preservative and the highest combination of preservative / extraction is DNA/RNA Shield with the Zymo extraction kit. It should be noted that this had the lowest total DNA yield, again emphasizing that more total DNA is not the metric for optimization but the ratio of target to total DNA.</w:delText>
        </w:r>
      </w:del>
    </w:p>
    <w:p w14:paraId="53A84E93" w14:textId="77777777" w:rsidR="00F76194" w:rsidRDefault="00F76194" w:rsidP="00F76194">
      <w:pPr>
        <w:pStyle w:val="Normal1"/>
        <w:contextualSpacing w:val="0"/>
        <w:rPr>
          <w:rFonts w:ascii="Times" w:hAnsi="Times"/>
          <w:sz w:val="24"/>
        </w:rPr>
      </w:pPr>
    </w:p>
    <w:p w14:paraId="1CB85E0C" w14:textId="6B57209D" w:rsidR="00BB3A98" w:rsidRDefault="00F76194" w:rsidP="00F76194">
      <w:pPr>
        <w:pStyle w:val="Normal1"/>
        <w:contextualSpacing w:val="0"/>
        <w:rPr>
          <w:ins w:id="151" w:author="eallan" w:date="2025-07-14T13:39:00Z" w16du:dateUtc="2025-07-14T20:39:00Z"/>
          <w:rFonts w:ascii="Times" w:hAnsi="Times"/>
          <w:sz w:val="24"/>
        </w:rPr>
      </w:pPr>
      <w:r w:rsidRPr="00F76194">
        <w:rPr>
          <w:rFonts w:ascii="Times" w:hAnsi="Times"/>
          <w:sz w:val="24"/>
        </w:rPr>
        <w:t>Some hypotheses of the differences in total, target, and ratio of total to target DNA across different pore sizes, preservation, and extraction methods include consideration of the mechanisms of filtration and the combinations and compatibility of preservatives and extraction kits</w:t>
      </w:r>
      <w:ins w:id="152" w:author="eallan" w:date="2025-07-16T15:11:00Z" w16du:dateUtc="2025-07-16T22:11:00Z">
        <w:r w:rsidR="00C163DA">
          <w:rPr>
            <w:rFonts w:ascii="Times" w:hAnsi="Times"/>
            <w:sz w:val="24"/>
          </w:rPr>
          <w:t xml:space="preserve"> (</w:t>
        </w:r>
        <w:r w:rsidR="00C163DA">
          <w:rPr>
            <w:rFonts w:ascii="Times" w:hAnsi="Times"/>
            <w:sz w:val="24"/>
          </w:rPr>
          <w:t>Capo et al. 2020</w:t>
        </w:r>
        <w:r w:rsidR="00C163DA">
          <w:rPr>
            <w:rFonts w:ascii="Times" w:hAnsi="Times"/>
            <w:sz w:val="24"/>
          </w:rPr>
          <w:t>)</w:t>
        </w:r>
      </w:ins>
      <w:r w:rsidRPr="00F76194">
        <w:rPr>
          <w:rFonts w:ascii="Times" w:hAnsi="Times"/>
          <w:sz w:val="24"/>
        </w:rPr>
        <w:t xml:space="preserve">. </w:t>
      </w:r>
      <w:bookmarkStart w:id="153" w:name="OLE_LINK3"/>
      <w:r w:rsidRPr="00F76194">
        <w:rPr>
          <w:rFonts w:ascii="Times" w:hAnsi="Times"/>
          <w:sz w:val="24"/>
        </w:rPr>
        <w:t xml:space="preserve">For the filter pore size, smaller pore sizes (here, 1 </w:t>
      </w:r>
      <w:proofErr w:type="spellStart"/>
      <w:r w:rsidRPr="00F76194">
        <w:rPr>
          <w:rFonts w:ascii="Times" w:hAnsi="Times"/>
          <w:sz w:val="24"/>
        </w:rPr>
        <w:t>μm</w:t>
      </w:r>
      <w:proofErr w:type="spellEnd"/>
      <w:r w:rsidRPr="00F76194">
        <w:rPr>
          <w:rFonts w:ascii="Times" w:hAnsi="Times"/>
          <w:sz w:val="24"/>
        </w:rPr>
        <w:t>) will capture more bacteria which will contribute to the total DNA yield, but as in this study targeting dolphin DNA, are non-target</w:t>
      </w:r>
      <w:ins w:id="154" w:author="eallan" w:date="2025-07-16T15:38:00Z" w16du:dateUtc="2025-07-16T22:38:00Z">
        <w:r w:rsidR="00C163DA">
          <w:rPr>
            <w:rFonts w:ascii="Times" w:hAnsi="Times"/>
            <w:sz w:val="24"/>
          </w:rPr>
          <w:t xml:space="preserve"> (Power et al. 2023)</w:t>
        </w:r>
      </w:ins>
      <w:r w:rsidRPr="00F76194">
        <w:rPr>
          <w:rFonts w:ascii="Times" w:hAnsi="Times"/>
          <w:sz w:val="24"/>
        </w:rPr>
        <w:t xml:space="preserve">. </w:t>
      </w:r>
      <w:bookmarkEnd w:id="153"/>
      <w:r w:rsidRPr="00F76194">
        <w:rPr>
          <w:rFonts w:ascii="Times" w:hAnsi="Times"/>
          <w:sz w:val="24"/>
        </w:rPr>
        <w:t xml:space="preserve">A larger pore size filter (here, 5 </w:t>
      </w:r>
      <w:proofErr w:type="spellStart"/>
      <w:r w:rsidRPr="00F76194">
        <w:rPr>
          <w:rFonts w:ascii="Times" w:hAnsi="Times"/>
          <w:sz w:val="24"/>
        </w:rPr>
        <w:t>μm</w:t>
      </w:r>
      <w:proofErr w:type="spellEnd"/>
      <w:r w:rsidRPr="00F76194">
        <w:rPr>
          <w:rFonts w:ascii="Times" w:hAnsi="Times"/>
          <w:sz w:val="24"/>
        </w:rPr>
        <w:t xml:space="preserve">) will result in less capture of smaller organisms such as bacteria and will leave room for capturing more of the desired larger animal cells before the filter clogs or the designated volume has been filtered. It should be noted that this study was conducted in relatively shallow, near-shore, nutrient rich water. Deep sea or oligotrophic waters might concentrate less off-target </w:t>
      </w:r>
      <w:proofErr w:type="gramStart"/>
      <w:r w:rsidRPr="00F76194">
        <w:rPr>
          <w:rFonts w:ascii="Times" w:hAnsi="Times"/>
          <w:sz w:val="24"/>
        </w:rPr>
        <w:t>DNA</w:t>
      </w:r>
      <w:proofErr w:type="gramEnd"/>
      <w:r w:rsidRPr="00F76194">
        <w:rPr>
          <w:rFonts w:ascii="Times" w:hAnsi="Times"/>
          <w:sz w:val="24"/>
        </w:rPr>
        <w:t xml:space="preserve"> and the ratios found here are not necessarily portable to different environments.</w:t>
      </w:r>
      <w:ins w:id="155" w:author="eallan" w:date="2025-06-27T14:56:00Z" w16du:dateUtc="2025-06-27T21:56:00Z">
        <w:r w:rsidR="00BB3A98">
          <w:rPr>
            <w:rFonts w:ascii="Times" w:hAnsi="Times"/>
            <w:sz w:val="24"/>
          </w:rPr>
          <w:t xml:space="preserve"> </w:t>
        </w:r>
      </w:ins>
    </w:p>
    <w:p w14:paraId="30C53E72" w14:textId="77777777" w:rsidR="00DA3826" w:rsidRDefault="00DA3826" w:rsidP="00F76194">
      <w:pPr>
        <w:pStyle w:val="Normal1"/>
        <w:contextualSpacing w:val="0"/>
        <w:rPr>
          <w:ins w:id="156" w:author="eallan" w:date="2025-07-14T13:39:00Z" w16du:dateUtc="2025-07-14T20:39:00Z"/>
          <w:rFonts w:ascii="Times" w:hAnsi="Times"/>
          <w:sz w:val="24"/>
        </w:rPr>
      </w:pPr>
    </w:p>
    <w:p w14:paraId="7ADB4ADF" w14:textId="78E3D58C" w:rsidR="00F76194" w:rsidRDefault="00DA3826" w:rsidP="00F76194">
      <w:pPr>
        <w:pStyle w:val="Normal1"/>
        <w:contextualSpacing w:val="0"/>
        <w:rPr>
          <w:ins w:id="157" w:author="eallan" w:date="2025-06-27T14:56:00Z" w16du:dateUtc="2025-06-27T21:56:00Z"/>
          <w:rFonts w:ascii="Times" w:hAnsi="Times"/>
          <w:sz w:val="24"/>
        </w:rPr>
      </w:pPr>
      <w:ins w:id="158" w:author="eallan" w:date="2025-07-14T13:39:00Z" w16du:dateUtc="2025-07-14T20:39:00Z">
        <w:r>
          <w:rPr>
            <w:rFonts w:ascii="Times" w:hAnsi="Times"/>
            <w:sz w:val="24"/>
          </w:rPr>
          <w:t>We note that it would have been informative to have a wider range of absolute concentrations of target DNA and a wider range of ratios of target to total DNA to explore these methodological choices more.</w:t>
        </w:r>
        <w:r>
          <w:rPr>
            <w:rFonts w:ascii="Times" w:hAnsi="Times"/>
            <w:sz w:val="24"/>
          </w:rPr>
          <w:t xml:space="preserve"> </w:t>
        </w:r>
      </w:ins>
      <w:proofErr w:type="gramStart"/>
      <w:ins w:id="159" w:author="eallan" w:date="2025-07-14T13:58:00Z" w16du:dateUtc="2025-07-14T20:58:00Z">
        <w:r>
          <w:rPr>
            <w:rFonts w:ascii="Times" w:hAnsi="Times"/>
            <w:sz w:val="24"/>
          </w:rPr>
          <w:t xml:space="preserve">In particular, </w:t>
        </w:r>
      </w:ins>
      <w:ins w:id="160" w:author="eallan" w:date="2025-07-14T13:59:00Z" w16du:dateUtc="2025-07-14T20:59:00Z">
        <w:r>
          <w:rPr>
            <w:rFonts w:ascii="Times" w:hAnsi="Times"/>
            <w:sz w:val="24"/>
          </w:rPr>
          <w:t>it</w:t>
        </w:r>
        <w:proofErr w:type="gramEnd"/>
        <w:r>
          <w:rPr>
            <w:rFonts w:ascii="Times" w:hAnsi="Times"/>
            <w:sz w:val="24"/>
          </w:rPr>
          <w:t xml:space="preserve"> would be informative to have </w:t>
        </w:r>
      </w:ins>
      <w:ins w:id="161" w:author="eallan" w:date="2025-07-14T13:58:00Z" w16du:dateUtc="2025-07-14T20:58:00Z">
        <w:r>
          <w:rPr>
            <w:rFonts w:ascii="Times" w:hAnsi="Times"/>
            <w:sz w:val="24"/>
          </w:rPr>
          <w:t xml:space="preserve">lower target DNA concentrations where the trade-offs between inhibition treatments (namely, dilution) and target recovery </w:t>
        </w:r>
      </w:ins>
      <w:ins w:id="162" w:author="eallan" w:date="2025-07-14T13:59:00Z" w16du:dateUtc="2025-07-14T20:59:00Z">
        <w:r>
          <w:rPr>
            <w:rFonts w:ascii="Times" w:hAnsi="Times"/>
            <w:sz w:val="24"/>
          </w:rPr>
          <w:t xml:space="preserve">are empirically demonstrated. </w:t>
        </w:r>
      </w:ins>
      <w:ins w:id="163" w:author="eallan" w:date="2025-07-15T14:41:00Z" w16du:dateUtc="2025-07-15T21:41:00Z">
        <w:r>
          <w:rPr>
            <w:rFonts w:ascii="Times" w:hAnsi="Times"/>
            <w:sz w:val="24"/>
          </w:rPr>
          <w:t>We also acknowledge that a wider range of pore sizes and volumes filtered for the first campaign would have been particularly informative to confirm the trends observed. Future studies could ex</w:t>
        </w:r>
      </w:ins>
      <w:ins w:id="164" w:author="eallan" w:date="2025-07-15T14:42:00Z" w16du:dateUtc="2025-07-15T21:42:00Z">
        <w:r>
          <w:rPr>
            <w:rFonts w:ascii="Times" w:hAnsi="Times"/>
            <w:sz w:val="24"/>
          </w:rPr>
          <w:t xml:space="preserve">pand to even smaller pore size filters (e.g., 0.22 or 0.45 </w:t>
        </w:r>
        <w:proofErr w:type="spellStart"/>
        <w:r w:rsidRPr="00F76194">
          <w:rPr>
            <w:rFonts w:ascii="Times" w:hAnsi="Times"/>
            <w:sz w:val="24"/>
          </w:rPr>
          <w:t>μm</w:t>
        </w:r>
        <w:proofErr w:type="spellEnd"/>
        <w:r>
          <w:rPr>
            <w:rFonts w:ascii="Times" w:hAnsi="Times"/>
            <w:sz w:val="24"/>
          </w:rPr>
          <w:t xml:space="preserve">) and even larger pore size filters (e.g., 10 </w:t>
        </w:r>
        <w:proofErr w:type="spellStart"/>
        <w:r w:rsidRPr="00F76194">
          <w:rPr>
            <w:rFonts w:ascii="Times" w:hAnsi="Times"/>
            <w:sz w:val="24"/>
          </w:rPr>
          <w:t>μm</w:t>
        </w:r>
        <w:proofErr w:type="spellEnd"/>
        <w:r>
          <w:rPr>
            <w:rFonts w:ascii="Times" w:hAnsi="Times"/>
            <w:sz w:val="24"/>
          </w:rPr>
          <w:t>). Finally, w</w:t>
        </w:r>
      </w:ins>
      <w:ins w:id="165" w:author="eallan" w:date="2025-06-27T14:56:00Z" w16du:dateUtc="2025-06-27T21:56:00Z">
        <w:r w:rsidR="00BB3A98">
          <w:rPr>
            <w:rFonts w:ascii="Times" w:hAnsi="Times"/>
            <w:sz w:val="24"/>
          </w:rPr>
          <w:t xml:space="preserve">e acknowledge the limitation of using a single species </w:t>
        </w:r>
      </w:ins>
      <w:ins w:id="166" w:author="eallan" w:date="2025-06-27T14:57:00Z" w16du:dateUtc="2025-06-27T21:57:00Z">
        <w:r w:rsidR="00BB3A98">
          <w:rPr>
            <w:rFonts w:ascii="Times" w:hAnsi="Times"/>
            <w:sz w:val="24"/>
          </w:rPr>
          <w:t xml:space="preserve">target </w:t>
        </w:r>
      </w:ins>
      <w:ins w:id="167" w:author="eallan" w:date="2025-06-27T14:56:00Z" w16du:dateUtc="2025-06-27T21:56:00Z">
        <w:r w:rsidR="00BB3A98">
          <w:rPr>
            <w:rFonts w:ascii="Times" w:hAnsi="Times"/>
            <w:sz w:val="24"/>
          </w:rPr>
          <w:t>and quantification via qPCR</w:t>
        </w:r>
      </w:ins>
      <w:ins w:id="168" w:author="eallan" w:date="2025-06-27T14:57:00Z" w16du:dateUtc="2025-06-27T21:57:00Z">
        <w:r w:rsidR="00BB3A98">
          <w:rPr>
            <w:rFonts w:ascii="Times" w:hAnsi="Times"/>
            <w:sz w:val="24"/>
          </w:rPr>
          <w:t xml:space="preserve">, which may limit the direct applicability to other single-species targets </w:t>
        </w:r>
      </w:ins>
      <w:ins w:id="169" w:author="eallan" w:date="2025-06-30T12:14:00Z" w16du:dateUtc="2025-06-30T19:14:00Z">
        <w:r w:rsidR="001A3A62">
          <w:rPr>
            <w:rFonts w:ascii="Times" w:hAnsi="Times"/>
            <w:sz w:val="24"/>
          </w:rPr>
          <w:t>with</w:t>
        </w:r>
      </w:ins>
      <w:ins w:id="170" w:author="eallan" w:date="2025-06-27T14:57:00Z" w16du:dateUtc="2025-06-27T21:57:00Z">
        <w:r w:rsidR="00BB3A98">
          <w:rPr>
            <w:rFonts w:ascii="Times" w:hAnsi="Times"/>
            <w:sz w:val="24"/>
          </w:rPr>
          <w:t xml:space="preserve"> quantification via qPCR</w:t>
        </w:r>
      </w:ins>
      <w:ins w:id="171" w:author="eallan" w:date="2025-06-30T12:14:00Z" w16du:dateUtc="2025-06-30T19:14:00Z">
        <w:r w:rsidR="001A3A62">
          <w:rPr>
            <w:rFonts w:ascii="Times" w:hAnsi="Times"/>
            <w:sz w:val="24"/>
          </w:rPr>
          <w:t xml:space="preserve"> or to metabarcoding studies</w:t>
        </w:r>
      </w:ins>
      <w:ins w:id="172" w:author="eallan" w:date="2025-06-27T14:57:00Z" w16du:dateUtc="2025-06-27T21:57:00Z">
        <w:r w:rsidR="00BB3A98">
          <w:rPr>
            <w:rFonts w:ascii="Times" w:hAnsi="Times"/>
            <w:sz w:val="24"/>
          </w:rPr>
          <w:t xml:space="preserve">. </w:t>
        </w:r>
      </w:ins>
      <w:ins w:id="173" w:author="eallan" w:date="2025-06-27T14:59:00Z" w16du:dateUtc="2025-06-27T21:59:00Z">
        <w:r w:rsidR="00BB3A98">
          <w:rPr>
            <w:rFonts w:ascii="Times" w:hAnsi="Times"/>
            <w:sz w:val="24"/>
          </w:rPr>
          <w:t xml:space="preserve">We expect that </w:t>
        </w:r>
      </w:ins>
      <w:ins w:id="174" w:author="eallan" w:date="2025-06-27T14:57:00Z" w16du:dateUtc="2025-06-27T21:57:00Z">
        <w:r w:rsidR="00BB3A98">
          <w:rPr>
            <w:rFonts w:ascii="Times" w:hAnsi="Times"/>
            <w:sz w:val="24"/>
          </w:rPr>
          <w:t>the mechanisms should be broadly app</w:t>
        </w:r>
      </w:ins>
      <w:ins w:id="175" w:author="eallan" w:date="2025-06-27T14:58:00Z" w16du:dateUtc="2025-06-27T21:58:00Z">
        <w:r w:rsidR="00BB3A98">
          <w:rPr>
            <w:rFonts w:ascii="Times" w:hAnsi="Times"/>
            <w:sz w:val="24"/>
          </w:rPr>
          <w:t>licable and generalizable</w:t>
        </w:r>
      </w:ins>
      <w:ins w:id="176" w:author="eallan" w:date="2025-06-27T14:59:00Z" w16du:dateUtc="2025-06-27T21:59:00Z">
        <w:r w:rsidR="00BB3A98">
          <w:rPr>
            <w:rFonts w:ascii="Times" w:hAnsi="Times"/>
            <w:sz w:val="24"/>
          </w:rPr>
          <w:t xml:space="preserve"> to </w:t>
        </w:r>
        <w:proofErr w:type="spellStart"/>
        <w:r w:rsidR="00BB3A98">
          <w:rPr>
            <w:rFonts w:ascii="Times" w:hAnsi="Times"/>
            <w:sz w:val="24"/>
          </w:rPr>
          <w:t>macroorganisms</w:t>
        </w:r>
        <w:proofErr w:type="spellEnd"/>
        <w:r w:rsidR="00BB3A98">
          <w:rPr>
            <w:rFonts w:ascii="Times" w:hAnsi="Times"/>
            <w:sz w:val="24"/>
          </w:rPr>
          <w:t>. For single-species targets and quantification via qPCR for mi</w:t>
        </w:r>
      </w:ins>
      <w:ins w:id="177" w:author="eallan" w:date="2025-06-27T15:00:00Z" w16du:dateUtc="2025-06-27T22:00:00Z">
        <w:r w:rsidR="00BB3A98">
          <w:rPr>
            <w:rFonts w:ascii="Times" w:hAnsi="Times"/>
            <w:sz w:val="24"/>
          </w:rPr>
          <w:t>cro-organisms,</w:t>
        </w:r>
      </w:ins>
      <w:ins w:id="178" w:author="eallan" w:date="2025-06-30T12:15:00Z" w16du:dateUtc="2025-06-30T19:15:00Z">
        <w:r w:rsidR="001A3A62">
          <w:rPr>
            <w:rFonts w:ascii="Times" w:hAnsi="Times"/>
            <w:sz w:val="24"/>
          </w:rPr>
          <w:t xml:space="preserve"> in particular, the pore size of the filter should be smaller for optimal capture. For metabarcoding, we expect the findings here to be broadly generalizable to primers targeting </w:t>
        </w:r>
        <w:proofErr w:type="spellStart"/>
        <w:r w:rsidR="001A3A62">
          <w:rPr>
            <w:rFonts w:ascii="Times" w:hAnsi="Times"/>
            <w:sz w:val="24"/>
          </w:rPr>
          <w:t>macroorganisms</w:t>
        </w:r>
        <w:proofErr w:type="spellEnd"/>
        <w:r w:rsidR="001A3A62">
          <w:rPr>
            <w:rFonts w:ascii="Times" w:hAnsi="Times"/>
            <w:sz w:val="24"/>
          </w:rPr>
          <w:t xml:space="preserve"> as well. </w:t>
        </w:r>
      </w:ins>
      <w:ins w:id="179" w:author="eallan" w:date="2025-06-27T15:00:00Z" w16du:dateUtc="2025-06-27T22:00:00Z">
        <w:r w:rsidR="00BB3A98">
          <w:rPr>
            <w:rFonts w:ascii="Times" w:hAnsi="Times"/>
            <w:sz w:val="24"/>
          </w:rPr>
          <w:t xml:space="preserve"> </w:t>
        </w:r>
      </w:ins>
      <w:ins w:id="180" w:author="eallan" w:date="2025-06-27T14:59:00Z" w16du:dateUtc="2025-06-27T21:59:00Z">
        <w:r w:rsidR="00BB3A98">
          <w:rPr>
            <w:rFonts w:ascii="Times" w:hAnsi="Times"/>
            <w:sz w:val="24"/>
          </w:rPr>
          <w:t xml:space="preserve"> </w:t>
        </w:r>
      </w:ins>
      <w:ins w:id="181" w:author="eallan" w:date="2025-06-27T14:56:00Z" w16du:dateUtc="2025-06-27T21:56:00Z">
        <w:r w:rsidR="00BB3A98">
          <w:rPr>
            <w:rFonts w:ascii="Times" w:hAnsi="Times"/>
            <w:sz w:val="24"/>
          </w:rPr>
          <w:t xml:space="preserve"> </w:t>
        </w:r>
      </w:ins>
    </w:p>
    <w:p w14:paraId="7799DADB" w14:textId="77777777" w:rsidR="00BB3A98" w:rsidRDefault="00BB3A98" w:rsidP="00F76194">
      <w:pPr>
        <w:pStyle w:val="Normal1"/>
        <w:contextualSpacing w:val="0"/>
        <w:rPr>
          <w:ins w:id="182" w:author="eallan" w:date="2025-06-27T14:56:00Z" w16du:dateUtc="2025-06-27T21:56:00Z"/>
          <w:rFonts w:ascii="Times" w:hAnsi="Times"/>
          <w:sz w:val="24"/>
        </w:rPr>
      </w:pPr>
    </w:p>
    <w:p w14:paraId="7AD9F316" w14:textId="7BB743B1" w:rsidR="00BB3A98" w:rsidRPr="00F76194" w:rsidDel="00BB3A98" w:rsidRDefault="00BB3A98" w:rsidP="00F76194">
      <w:pPr>
        <w:pStyle w:val="Normal1"/>
        <w:contextualSpacing w:val="0"/>
        <w:rPr>
          <w:del w:id="183" w:author="eallan" w:date="2025-06-27T14:57:00Z" w16du:dateUtc="2025-06-27T21:57:00Z"/>
          <w:rFonts w:ascii="Times" w:hAnsi="Times"/>
          <w:sz w:val="24"/>
        </w:rPr>
      </w:pPr>
    </w:p>
    <w:p w14:paraId="49D43550" w14:textId="77777777" w:rsidR="00F76194" w:rsidRDefault="00F76194" w:rsidP="00F76194">
      <w:pPr>
        <w:pStyle w:val="Normal1"/>
        <w:contextualSpacing w:val="0"/>
        <w:rPr>
          <w:rFonts w:ascii="Times" w:hAnsi="Times"/>
          <w:b/>
          <w:bCs/>
          <w:sz w:val="24"/>
        </w:rPr>
      </w:pPr>
    </w:p>
    <w:p w14:paraId="6D0E11E8" w14:textId="77777777" w:rsidR="00F76194" w:rsidRPr="00F76194" w:rsidRDefault="00F76194" w:rsidP="00F76194">
      <w:pPr>
        <w:pStyle w:val="Normal1"/>
        <w:contextualSpacing w:val="0"/>
        <w:rPr>
          <w:rFonts w:ascii="Times" w:hAnsi="Times"/>
          <w:b/>
          <w:bCs/>
          <w:sz w:val="24"/>
        </w:rPr>
      </w:pPr>
      <w:r w:rsidRPr="00F76194">
        <w:rPr>
          <w:rFonts w:ascii="Times" w:hAnsi="Times"/>
          <w:b/>
          <w:bCs/>
          <w:sz w:val="24"/>
        </w:rPr>
        <w:t>Even when collecting water while looking at a dolphin, we are still looking for a needle in a haystack.</w:t>
      </w:r>
    </w:p>
    <w:p w14:paraId="4FD1D4EF" w14:textId="30762EC5" w:rsidR="00F76194" w:rsidRPr="00F76194" w:rsidRDefault="00F76194" w:rsidP="00F76194">
      <w:pPr>
        <w:pStyle w:val="Normal1"/>
        <w:contextualSpacing w:val="0"/>
        <w:rPr>
          <w:rFonts w:ascii="Times" w:hAnsi="Times"/>
          <w:sz w:val="24"/>
        </w:rPr>
      </w:pPr>
      <w:del w:id="184" w:author="eallan" w:date="2025-07-16T15:31:00Z" w16du:dateUtc="2025-07-16T22:31:00Z">
        <w:r w:rsidRPr="00F76194" w:rsidDel="00C163DA">
          <w:rPr>
            <w:rFonts w:ascii="Times" w:hAnsi="Times"/>
            <w:sz w:val="24"/>
          </w:rPr>
          <w:lastRenderedPageBreak/>
          <w:delText xml:space="preserve">The metric we are interested in </w:delText>
        </w:r>
      </w:del>
      <w:ins w:id="185" w:author="eallan" w:date="2025-07-16T15:31:00Z" w16du:dateUtc="2025-07-16T22:31:00Z">
        <w:r w:rsidR="00C163DA">
          <w:rPr>
            <w:rFonts w:ascii="Times" w:hAnsi="Times"/>
            <w:sz w:val="24"/>
          </w:rPr>
          <w:t xml:space="preserve">We discussed </w:t>
        </w:r>
      </w:ins>
      <w:r w:rsidRPr="00F76194">
        <w:rPr>
          <w:rFonts w:ascii="Times" w:hAnsi="Times"/>
          <w:sz w:val="24"/>
        </w:rPr>
        <w:t>maximizing</w:t>
      </w:r>
      <w:del w:id="186" w:author="eallan" w:date="2025-07-16T15:31:00Z" w16du:dateUtc="2025-07-16T22:31:00Z">
        <w:r w:rsidRPr="00F76194" w:rsidDel="00C163DA">
          <w:rPr>
            <w:rFonts w:ascii="Times" w:hAnsi="Times"/>
            <w:sz w:val="24"/>
          </w:rPr>
          <w:delText xml:space="preserve"> is</w:delText>
        </w:r>
      </w:del>
      <w:r w:rsidRPr="00F76194">
        <w:rPr>
          <w:rFonts w:ascii="Times" w:hAnsi="Times"/>
          <w:sz w:val="24"/>
        </w:rPr>
        <w:t xml:space="preserve"> the target to total DNA ratio</w:t>
      </w:r>
      <w:ins w:id="187" w:author="eallan" w:date="2025-07-16T15:31:00Z" w16du:dateUtc="2025-07-16T22:31:00Z">
        <w:r w:rsidR="00C163DA">
          <w:rPr>
            <w:rFonts w:ascii="Times" w:hAnsi="Times"/>
            <w:sz w:val="24"/>
          </w:rPr>
          <w:t xml:space="preserve"> to minimize the rarity of the target relative to non-target DNA</w:t>
        </w:r>
      </w:ins>
      <w:r w:rsidRPr="00F76194">
        <w:rPr>
          <w:rFonts w:ascii="Times" w:hAnsi="Times"/>
          <w:sz w:val="24"/>
        </w:rPr>
        <w:t xml:space="preserve">, however it is worth noting the absolute values of that ratio, especially given how sampling was conducted. In both </w:t>
      </w:r>
      <w:del w:id="188" w:author="eallan" w:date="2025-07-16T15:31:00Z" w16du:dateUtc="2025-07-16T22:31:00Z">
        <w:r w:rsidRPr="00F76194" w:rsidDel="00C163DA">
          <w:rPr>
            <w:rFonts w:ascii="Times" w:hAnsi="Times"/>
            <w:sz w:val="24"/>
          </w:rPr>
          <w:delText xml:space="preserve">sets of </w:delText>
        </w:r>
      </w:del>
      <w:r w:rsidRPr="00F76194">
        <w:rPr>
          <w:rFonts w:ascii="Times" w:hAnsi="Times"/>
          <w:sz w:val="24"/>
        </w:rPr>
        <w:t>experiments, dolphins were present while the water was being collected. The absolute concentration of dolphin DNA was high, as expected</w:t>
      </w:r>
      <w:ins w:id="189" w:author="eallan" w:date="2025-07-16T15:32:00Z" w16du:dateUtc="2025-07-16T22:32:00Z">
        <w:r w:rsidR="00C163DA">
          <w:rPr>
            <w:rFonts w:ascii="Times" w:hAnsi="Times"/>
            <w:sz w:val="24"/>
          </w:rPr>
          <w:t xml:space="preserve">, and similar </w:t>
        </w:r>
      </w:ins>
      <w:ins w:id="190" w:author="eallan" w:date="2025-07-16T15:33:00Z" w16du:dateUtc="2025-07-16T22:33:00Z">
        <w:r w:rsidR="00C163DA">
          <w:rPr>
            <w:rFonts w:ascii="Times" w:hAnsi="Times"/>
            <w:sz w:val="24"/>
          </w:rPr>
          <w:t>order of magnitude concentrations</w:t>
        </w:r>
      </w:ins>
      <w:ins w:id="191" w:author="eallan" w:date="2025-07-16T15:32:00Z" w16du:dateUtc="2025-07-16T22:32:00Z">
        <w:r w:rsidR="00C163DA">
          <w:rPr>
            <w:rFonts w:ascii="Times" w:hAnsi="Times"/>
            <w:sz w:val="24"/>
          </w:rPr>
          <w:t xml:space="preserve"> found </w:t>
        </w:r>
      </w:ins>
      <w:ins w:id="192" w:author="eallan" w:date="2025-07-16T15:33:00Z" w16du:dateUtc="2025-07-16T22:33:00Z">
        <w:r w:rsidR="00C163DA">
          <w:rPr>
            <w:rFonts w:ascii="Times" w:hAnsi="Times"/>
            <w:sz w:val="24"/>
          </w:rPr>
          <w:t xml:space="preserve">in other studies where sampling is conducted </w:t>
        </w:r>
        <w:proofErr w:type="gramStart"/>
        <w:r w:rsidR="00C163DA">
          <w:rPr>
            <w:rFonts w:ascii="Times" w:hAnsi="Times"/>
            <w:sz w:val="24"/>
          </w:rPr>
          <w:t>in close proximity to</w:t>
        </w:r>
        <w:proofErr w:type="gramEnd"/>
        <w:r w:rsidR="00C163DA">
          <w:rPr>
            <w:rFonts w:ascii="Times" w:hAnsi="Times"/>
            <w:sz w:val="24"/>
          </w:rPr>
          <w:t xml:space="preserve"> the target organism (</w:t>
        </w:r>
        <w:proofErr w:type="spellStart"/>
        <w:r w:rsidR="00C163DA">
          <w:rPr>
            <w:rFonts w:ascii="Times" w:hAnsi="Times"/>
            <w:sz w:val="24"/>
          </w:rPr>
          <w:t>Brasseale</w:t>
        </w:r>
        <w:proofErr w:type="spellEnd"/>
        <w:r w:rsidR="00C163DA">
          <w:rPr>
            <w:rFonts w:ascii="Times" w:hAnsi="Times"/>
            <w:sz w:val="24"/>
          </w:rPr>
          <w:t xml:space="preserve"> et al. 2025</w:t>
        </w:r>
      </w:ins>
      <w:ins w:id="193" w:author="eallan" w:date="2025-07-16T16:02:00Z" w16du:dateUtc="2025-07-16T23:02:00Z">
        <w:r w:rsidR="00217719">
          <w:rPr>
            <w:rFonts w:ascii="Times" w:hAnsi="Times"/>
            <w:sz w:val="24"/>
          </w:rPr>
          <w:t>) and lower than others where there were a much larger number of individuals present (e.g.</w:t>
        </w:r>
      </w:ins>
      <w:ins w:id="194" w:author="eallan" w:date="2025-07-16T15:35:00Z" w16du:dateUtc="2025-07-16T22:35:00Z">
        <w:r w:rsidR="00C163DA">
          <w:rPr>
            <w:rFonts w:ascii="Times" w:hAnsi="Times"/>
            <w:sz w:val="24"/>
          </w:rPr>
          <w:t>,</w:t>
        </w:r>
      </w:ins>
      <w:ins w:id="195" w:author="eallan" w:date="2025-07-16T16:01:00Z" w16du:dateUtc="2025-07-16T23:01:00Z">
        <w:r w:rsidR="00217719">
          <w:rPr>
            <w:rFonts w:ascii="Times" w:hAnsi="Times"/>
            <w:sz w:val="24"/>
          </w:rPr>
          <w:t xml:space="preserve"> Capo et al. 2020, Eichmiller et al. 2025</w:t>
        </w:r>
      </w:ins>
      <w:ins w:id="196" w:author="eallan" w:date="2025-07-16T15:33:00Z" w16du:dateUtc="2025-07-16T22:33:00Z">
        <w:r w:rsidR="00C163DA">
          <w:rPr>
            <w:rFonts w:ascii="Times" w:hAnsi="Times"/>
            <w:sz w:val="24"/>
          </w:rPr>
          <w:t>)</w:t>
        </w:r>
      </w:ins>
      <w:r w:rsidRPr="00F76194">
        <w:rPr>
          <w:rFonts w:ascii="Times" w:hAnsi="Times"/>
          <w:sz w:val="24"/>
        </w:rPr>
        <w:t>. To generate the ratio of target to total DNA, the total DNA concentration ha</w:t>
      </w:r>
      <w:ins w:id="197" w:author="eallan" w:date="2025-07-16T15:32:00Z" w16du:dateUtc="2025-07-16T22:32:00Z">
        <w:r w:rsidR="00C163DA">
          <w:rPr>
            <w:rFonts w:ascii="Times" w:hAnsi="Times"/>
            <w:sz w:val="24"/>
          </w:rPr>
          <w:t>d</w:t>
        </w:r>
      </w:ins>
      <w:del w:id="198" w:author="eallan" w:date="2025-07-16T15:32:00Z" w16du:dateUtc="2025-07-16T22:32:00Z">
        <w:r w:rsidRPr="00F76194" w:rsidDel="00C163DA">
          <w:rPr>
            <w:rFonts w:ascii="Times" w:hAnsi="Times"/>
            <w:sz w:val="24"/>
          </w:rPr>
          <w:delText>s</w:delText>
        </w:r>
      </w:del>
      <w:r w:rsidRPr="00F76194">
        <w:rPr>
          <w:rFonts w:ascii="Times" w:hAnsi="Times"/>
          <w:sz w:val="24"/>
        </w:rPr>
        <w:t xml:space="preserve"> to be converted from units of mass per volume as measured by the Qubit fluorescence reader to copies per volume to match the units of the target DNA concentration as measured by qPCR. This conversion requires a fragment length, which here we use the length of the fragment targeted by the qPCR assay. Therefore, the denominator used in the ratio can be thought of as the total number of fragments that could possibly be target (here, dolphin).</w:t>
      </w:r>
    </w:p>
    <w:p w14:paraId="3FE2C4FE" w14:textId="77777777" w:rsidR="00F76194" w:rsidRDefault="00F76194" w:rsidP="00F76194">
      <w:pPr>
        <w:pStyle w:val="Normal1"/>
        <w:contextualSpacing w:val="0"/>
        <w:rPr>
          <w:rFonts w:ascii="Times" w:hAnsi="Times"/>
          <w:sz w:val="24"/>
        </w:rPr>
      </w:pPr>
    </w:p>
    <w:p w14:paraId="19180208" w14:textId="77777777" w:rsidR="00BF515A" w:rsidRDefault="00F76194" w:rsidP="00F76194">
      <w:pPr>
        <w:pStyle w:val="Normal1"/>
        <w:contextualSpacing w:val="0"/>
        <w:rPr>
          <w:ins w:id="199" w:author="eallan" w:date="2025-07-16T12:41:00Z" w16du:dateUtc="2025-07-16T19:41:00Z"/>
          <w:rFonts w:ascii="Times" w:hAnsi="Times"/>
          <w:sz w:val="24"/>
        </w:rPr>
      </w:pPr>
      <w:r w:rsidRPr="00F76194">
        <w:rPr>
          <w:rFonts w:ascii="Times" w:hAnsi="Times"/>
          <w:sz w:val="24"/>
        </w:rPr>
        <w:t xml:space="preserve">These percentages are very low. Even when sampling water while looking at the species of interest and using methods intended to maximize the target to total ratio (here, larger pore size filter and larger volume of water), the target is just 0.00001% of the total DNA. This corresponds relatively well with a recent study that used shotgun sequencing and found fish to be 0.00004% of the total reads from a 1 L water sample taken from a reef in Australia and filtered on a 0.2 </w:t>
      </w:r>
      <w:proofErr w:type="spellStart"/>
      <w:r w:rsidRPr="00F76194">
        <w:rPr>
          <w:rFonts w:ascii="Times" w:hAnsi="Times"/>
          <w:sz w:val="24"/>
        </w:rPr>
        <w:t>μm</w:t>
      </w:r>
      <w:proofErr w:type="spellEnd"/>
      <w:r w:rsidRPr="00F76194">
        <w:rPr>
          <w:rFonts w:ascii="Times" w:hAnsi="Times"/>
          <w:sz w:val="24"/>
        </w:rPr>
        <w:t xml:space="preserve"> nylon filter, frozen at -20</w:t>
      </w:r>
      <w:r w:rsidR="005E103B" w:rsidRPr="005E103B">
        <w:rPr>
          <w:rFonts w:ascii="Times" w:hAnsi="Times"/>
          <w:sz w:val="24"/>
          <w:vertAlign w:val="superscript"/>
        </w:rPr>
        <w:t>o</w:t>
      </w:r>
      <w:r w:rsidR="005E103B" w:rsidRPr="00F76194">
        <w:rPr>
          <w:rFonts w:ascii="Times" w:hAnsi="Times"/>
          <w:sz w:val="24"/>
        </w:rPr>
        <w:t>C</w:t>
      </w:r>
      <w:r w:rsidRPr="00F76194">
        <w:rPr>
          <w:rFonts w:ascii="Times" w:hAnsi="Times"/>
          <w:sz w:val="24"/>
        </w:rPr>
        <w:t xml:space="preserve">, and extracted using the Qiagen Blood and Tissue Kit (Stat et al. 2017). In other words, the water sample has many things we are not interested in. </w:t>
      </w:r>
      <w:ins w:id="200" w:author="eallan" w:date="2025-07-14T14:01:00Z" w16du:dateUtc="2025-07-14T21:01:00Z">
        <w:r w:rsidR="00DA3826">
          <w:rPr>
            <w:rFonts w:ascii="Times" w:hAnsi="Times"/>
            <w:sz w:val="24"/>
          </w:rPr>
          <w:t xml:space="preserve">It is worth noting that </w:t>
        </w:r>
      </w:ins>
      <w:del w:id="201" w:author="eallan" w:date="2025-07-14T14:01:00Z" w16du:dateUtc="2025-07-14T21:01:00Z">
        <w:r w:rsidRPr="00F76194" w:rsidDel="00DA3826">
          <w:rPr>
            <w:rFonts w:ascii="Times" w:hAnsi="Times"/>
            <w:sz w:val="24"/>
          </w:rPr>
          <w:delText xml:space="preserve">In other words, </w:delText>
        </w:r>
      </w:del>
      <w:r w:rsidRPr="00F76194">
        <w:rPr>
          <w:rFonts w:ascii="Times" w:hAnsi="Times"/>
          <w:sz w:val="24"/>
        </w:rPr>
        <w:t>water samples contain genetic material from many, many species that we are not interested in, and this is important to bear in mind within the context of very rare targets and the possibility of false negatives.</w:t>
      </w:r>
      <w:ins w:id="202" w:author="eallan" w:date="2025-07-16T11:58:00Z" w16du:dateUtc="2025-07-16T18:58:00Z">
        <w:r w:rsidR="00DA3826">
          <w:rPr>
            <w:rFonts w:ascii="Times" w:hAnsi="Times"/>
            <w:sz w:val="24"/>
          </w:rPr>
          <w:t xml:space="preserve"> </w:t>
        </w:r>
      </w:ins>
    </w:p>
    <w:p w14:paraId="22F4C8C9" w14:textId="77777777" w:rsidR="00BF515A" w:rsidRDefault="00BF515A" w:rsidP="00F76194">
      <w:pPr>
        <w:pStyle w:val="Normal1"/>
        <w:contextualSpacing w:val="0"/>
        <w:rPr>
          <w:ins w:id="203" w:author="eallan" w:date="2025-07-16T12:41:00Z" w16du:dateUtc="2025-07-16T19:41:00Z"/>
          <w:rFonts w:ascii="Times" w:hAnsi="Times"/>
          <w:sz w:val="24"/>
        </w:rPr>
      </w:pPr>
    </w:p>
    <w:p w14:paraId="79AC1AE3" w14:textId="163A433F" w:rsidR="00F76194" w:rsidRPr="00F76194" w:rsidRDefault="00DA3826" w:rsidP="00F76194">
      <w:pPr>
        <w:pStyle w:val="Normal1"/>
        <w:contextualSpacing w:val="0"/>
        <w:rPr>
          <w:rFonts w:ascii="Times" w:hAnsi="Times"/>
          <w:sz w:val="24"/>
        </w:rPr>
      </w:pPr>
      <w:ins w:id="204" w:author="eallan" w:date="2025-07-16T11:58:00Z" w16du:dateUtc="2025-07-16T18:58:00Z">
        <w:r>
          <w:rPr>
            <w:rFonts w:ascii="Times" w:hAnsi="Times"/>
            <w:sz w:val="24"/>
          </w:rPr>
          <w:t>Here, our mol</w:t>
        </w:r>
      </w:ins>
      <w:ins w:id="205" w:author="eallan" w:date="2025-07-16T11:59:00Z" w16du:dateUtc="2025-07-16T18:59:00Z">
        <w:r>
          <w:rPr>
            <w:rFonts w:ascii="Times" w:hAnsi="Times"/>
            <w:sz w:val="24"/>
          </w:rPr>
          <w:t>ecular assay reliably detected 10 copies/</w:t>
        </w:r>
        <w:proofErr w:type="spellStart"/>
        <w:r w:rsidRPr="00F76194">
          <w:rPr>
            <w:rFonts w:ascii="Times" w:hAnsi="Times"/>
            <w:sz w:val="24"/>
          </w:rPr>
          <w:t>μ</w:t>
        </w:r>
        <w:r>
          <w:rPr>
            <w:rFonts w:ascii="Times" w:hAnsi="Times"/>
            <w:sz w:val="24"/>
          </w:rPr>
          <w:t>L</w:t>
        </w:r>
        <w:proofErr w:type="spellEnd"/>
        <w:r>
          <w:rPr>
            <w:rFonts w:ascii="Times" w:hAnsi="Times"/>
            <w:sz w:val="24"/>
          </w:rPr>
          <w:t xml:space="preserve"> of extract. </w:t>
        </w:r>
      </w:ins>
      <w:ins w:id="206" w:author="eallan" w:date="2025-07-16T12:17:00Z" w16du:dateUtc="2025-07-16T19:17:00Z">
        <w:r>
          <w:rPr>
            <w:rFonts w:ascii="Times" w:hAnsi="Times"/>
            <w:sz w:val="24"/>
          </w:rPr>
          <w:t>Most</w:t>
        </w:r>
      </w:ins>
      <w:ins w:id="207" w:author="eallan" w:date="2025-07-16T11:59:00Z" w16du:dateUtc="2025-07-16T18:59:00Z">
        <w:r>
          <w:rPr>
            <w:rFonts w:ascii="Times" w:hAnsi="Times"/>
            <w:sz w:val="24"/>
          </w:rPr>
          <w:t xml:space="preserve"> </w:t>
        </w:r>
      </w:ins>
      <w:ins w:id="208" w:author="eallan" w:date="2025-07-16T12:17:00Z" w16du:dateUtc="2025-07-16T19:17:00Z">
        <w:r>
          <w:rPr>
            <w:rFonts w:ascii="Times" w:hAnsi="Times"/>
            <w:sz w:val="24"/>
          </w:rPr>
          <w:t xml:space="preserve">extraction </w:t>
        </w:r>
      </w:ins>
      <w:ins w:id="209" w:author="eallan" w:date="2025-07-16T11:59:00Z" w16du:dateUtc="2025-07-16T18:59:00Z">
        <w:r>
          <w:rPr>
            <w:rFonts w:ascii="Times" w:hAnsi="Times"/>
            <w:sz w:val="24"/>
          </w:rPr>
          <w:t>protocol</w:t>
        </w:r>
      </w:ins>
      <w:ins w:id="210" w:author="eallan" w:date="2025-07-16T12:17:00Z" w16du:dateUtc="2025-07-16T19:17:00Z">
        <w:r>
          <w:rPr>
            <w:rFonts w:ascii="Times" w:hAnsi="Times"/>
            <w:sz w:val="24"/>
          </w:rPr>
          <w:t xml:space="preserve">s </w:t>
        </w:r>
        <w:r w:rsidRPr="00DA3826">
          <w:rPr>
            <w:rFonts w:ascii="Times" w:hAnsi="Times"/>
            <w:sz w:val="24"/>
            <w:highlight w:val="yellow"/>
            <w:rPrChange w:id="211" w:author="eallan" w:date="2025-07-16T12:18:00Z" w16du:dateUtc="2025-07-16T19:18:00Z">
              <w:rPr>
                <w:rFonts w:ascii="Times" w:hAnsi="Times"/>
                <w:sz w:val="24"/>
              </w:rPr>
            </w:rPrChange>
          </w:rPr>
          <w:t>(including the one we followed)</w:t>
        </w:r>
      </w:ins>
      <w:ins w:id="212" w:author="eallan" w:date="2025-07-16T11:59:00Z" w16du:dateUtc="2025-07-16T18:59:00Z">
        <w:r>
          <w:rPr>
            <w:rFonts w:ascii="Times" w:hAnsi="Times"/>
            <w:sz w:val="24"/>
          </w:rPr>
          <w:t xml:space="preserve"> elute extracts in </w:t>
        </w:r>
      </w:ins>
      <w:ins w:id="213" w:author="eallan" w:date="2025-07-16T12:17:00Z" w16du:dateUtc="2025-07-16T19:17:00Z">
        <w:r>
          <w:rPr>
            <w:rFonts w:ascii="Times" w:hAnsi="Times"/>
            <w:sz w:val="24"/>
          </w:rPr>
          <w:t xml:space="preserve">100 </w:t>
        </w:r>
        <w:proofErr w:type="spellStart"/>
        <w:r w:rsidRPr="00F76194">
          <w:rPr>
            <w:rFonts w:ascii="Times" w:hAnsi="Times"/>
            <w:sz w:val="24"/>
          </w:rPr>
          <w:t>μ</w:t>
        </w:r>
        <w:r>
          <w:rPr>
            <w:rFonts w:ascii="Times" w:hAnsi="Times"/>
            <w:sz w:val="24"/>
          </w:rPr>
          <w:t>L</w:t>
        </w:r>
      </w:ins>
      <w:proofErr w:type="spellEnd"/>
      <w:ins w:id="214" w:author="eallan" w:date="2025-07-16T12:20:00Z" w16du:dateUtc="2025-07-16T19:20:00Z">
        <w:r>
          <w:rPr>
            <w:rFonts w:ascii="Times" w:hAnsi="Times"/>
            <w:sz w:val="24"/>
          </w:rPr>
          <w:t>.</w:t>
        </w:r>
      </w:ins>
      <w:ins w:id="215" w:author="eallan" w:date="2025-07-16T12:18:00Z" w16du:dateUtc="2025-07-16T19:18:00Z">
        <w:r>
          <w:rPr>
            <w:rFonts w:ascii="Times" w:hAnsi="Times"/>
            <w:sz w:val="24"/>
          </w:rPr>
          <w:t xml:space="preserve"> </w:t>
        </w:r>
      </w:ins>
      <w:ins w:id="216" w:author="eallan" w:date="2025-07-16T12:20:00Z" w16du:dateUtc="2025-07-16T19:20:00Z">
        <w:r>
          <w:rPr>
            <w:rFonts w:ascii="Times" w:hAnsi="Times"/>
            <w:sz w:val="24"/>
          </w:rPr>
          <w:t>I</w:t>
        </w:r>
      </w:ins>
      <w:ins w:id="217" w:author="eallan" w:date="2025-07-16T12:19:00Z" w16du:dateUtc="2025-07-16T19:19:00Z">
        <w:r>
          <w:rPr>
            <w:rFonts w:ascii="Times" w:hAnsi="Times"/>
            <w:sz w:val="24"/>
          </w:rPr>
          <w:t>f 1 L of water was filtered, this becomes 1,000 copies/L filtered</w:t>
        </w:r>
      </w:ins>
      <w:ins w:id="218" w:author="eallan" w:date="2025-07-16T12:20:00Z" w16du:dateUtc="2025-07-16T19:20:00Z">
        <w:r>
          <w:rPr>
            <w:rFonts w:ascii="Times" w:hAnsi="Times"/>
            <w:sz w:val="24"/>
          </w:rPr>
          <w:t>, whereas if 3 L of water was filtered, this becomes 333 copies/L</w:t>
        </w:r>
      </w:ins>
      <w:ins w:id="219" w:author="eallan" w:date="2025-07-16T12:35:00Z" w16du:dateUtc="2025-07-16T19:35:00Z">
        <w:r>
          <w:rPr>
            <w:rFonts w:ascii="Times" w:hAnsi="Times"/>
            <w:sz w:val="24"/>
          </w:rPr>
          <w:t>, so by filtering larger volumes, more dilute DNA can be detected. It is also worth noting that a single cell can have 100s to 10,000s of mitocho</w:t>
        </w:r>
      </w:ins>
      <w:ins w:id="220" w:author="eallan" w:date="2025-07-16T12:36:00Z" w16du:dateUtc="2025-07-16T19:36:00Z">
        <w:r>
          <w:rPr>
            <w:rFonts w:ascii="Times" w:hAnsi="Times"/>
            <w:sz w:val="24"/>
          </w:rPr>
          <w:t xml:space="preserve">ndria, and in humans, each mitochondrion has 2-10 copies of </w:t>
        </w:r>
        <w:proofErr w:type="spellStart"/>
        <w:r>
          <w:rPr>
            <w:rFonts w:ascii="Times" w:hAnsi="Times"/>
            <w:sz w:val="24"/>
          </w:rPr>
          <w:t>mtDNA</w:t>
        </w:r>
      </w:ins>
      <w:proofErr w:type="spellEnd"/>
      <w:ins w:id="221" w:author="eallan" w:date="2025-07-16T12:41:00Z" w16du:dateUtc="2025-07-16T19:41:00Z">
        <w:r w:rsidR="00BF515A">
          <w:rPr>
            <w:rFonts w:ascii="Times" w:hAnsi="Times"/>
            <w:sz w:val="24"/>
          </w:rPr>
          <w:t xml:space="preserve">, resulting in a range from 100s to 100,000s of copies of </w:t>
        </w:r>
        <w:proofErr w:type="spellStart"/>
        <w:r w:rsidR="00BF515A">
          <w:rPr>
            <w:rFonts w:ascii="Times" w:hAnsi="Times"/>
            <w:sz w:val="24"/>
          </w:rPr>
          <w:t>mtDNA</w:t>
        </w:r>
        <w:proofErr w:type="spellEnd"/>
        <w:r w:rsidR="00BF515A">
          <w:rPr>
            <w:rFonts w:ascii="Times" w:hAnsi="Times"/>
            <w:sz w:val="24"/>
          </w:rPr>
          <w:t xml:space="preserve"> per cell</w:t>
        </w:r>
      </w:ins>
      <w:ins w:id="222" w:author="eallan" w:date="2025-07-16T15:49:00Z" w16du:dateUtc="2025-07-16T22:49:00Z">
        <w:r w:rsidR="00C163DA">
          <w:rPr>
            <w:rFonts w:ascii="Times" w:hAnsi="Times"/>
            <w:sz w:val="24"/>
          </w:rPr>
          <w:t xml:space="preserve"> (Z</w:t>
        </w:r>
      </w:ins>
      <w:ins w:id="223" w:author="eallan" w:date="2025-07-16T15:50:00Z" w16du:dateUtc="2025-07-16T22:50:00Z">
        <w:r w:rsidR="00C163DA">
          <w:rPr>
            <w:rFonts w:ascii="Times" w:hAnsi="Times"/>
            <w:sz w:val="24"/>
          </w:rPr>
          <w:t xml:space="preserve">hang </w:t>
        </w:r>
        <w:proofErr w:type="spellStart"/>
        <w:r w:rsidR="00C163DA">
          <w:rPr>
            <w:rFonts w:ascii="Times" w:hAnsi="Times"/>
            <w:sz w:val="24"/>
          </w:rPr>
          <w:t xml:space="preserve">et </w:t>
        </w:r>
        <w:proofErr w:type="spellEnd"/>
        <w:r w:rsidR="00C163DA">
          <w:rPr>
            <w:rFonts w:ascii="Times" w:hAnsi="Times"/>
            <w:sz w:val="24"/>
          </w:rPr>
          <w:t xml:space="preserve">al. 2015, </w:t>
        </w:r>
        <w:r w:rsidR="00C163DA" w:rsidRPr="00C163DA">
          <w:rPr>
            <w:rFonts w:ascii="Times" w:hAnsi="Times"/>
            <w:sz w:val="24"/>
          </w:rPr>
          <w:t>Castellani</w:t>
        </w:r>
        <w:r w:rsidR="00C163DA">
          <w:rPr>
            <w:rFonts w:ascii="Times" w:hAnsi="Times"/>
            <w:sz w:val="24"/>
          </w:rPr>
          <w:t xml:space="preserve"> et al. 2020, Rath et al. 2024)</w:t>
        </w:r>
      </w:ins>
      <w:ins w:id="224" w:author="eallan" w:date="2025-07-16T12:36:00Z" w16du:dateUtc="2025-07-16T19:36:00Z">
        <w:r>
          <w:rPr>
            <w:rFonts w:ascii="Times" w:hAnsi="Times"/>
            <w:sz w:val="24"/>
          </w:rPr>
          <w:t>. This corroborates that a single cell could be detected</w:t>
        </w:r>
      </w:ins>
      <w:ins w:id="225" w:author="eallan" w:date="2025-07-16T12:41:00Z" w16du:dateUtc="2025-07-16T19:41:00Z">
        <w:r w:rsidR="00BF515A">
          <w:rPr>
            <w:rFonts w:ascii="Times" w:hAnsi="Times"/>
            <w:sz w:val="24"/>
          </w:rPr>
          <w:t xml:space="preserve"> given these limits of detections</w:t>
        </w:r>
      </w:ins>
      <w:ins w:id="226" w:author="eallan" w:date="2025-07-16T12:36:00Z" w16du:dateUtc="2025-07-16T19:36:00Z">
        <w:r>
          <w:rPr>
            <w:rFonts w:ascii="Times" w:hAnsi="Times"/>
            <w:sz w:val="24"/>
          </w:rPr>
          <w:t xml:space="preserve">, or </w:t>
        </w:r>
      </w:ins>
      <w:ins w:id="227" w:author="eallan" w:date="2025-07-16T12:37:00Z" w16du:dateUtc="2025-07-16T19:37:00Z">
        <w:r>
          <w:rPr>
            <w:rFonts w:ascii="Times" w:hAnsi="Times"/>
            <w:sz w:val="24"/>
          </w:rPr>
          <w:t>non-cellular DNA from any number of cells.</w:t>
        </w:r>
      </w:ins>
      <w:ins w:id="228" w:author="eallan" w:date="2025-07-16T12:42:00Z" w16du:dateUtc="2025-07-16T19:42:00Z">
        <w:r w:rsidR="00BF515A">
          <w:rPr>
            <w:rFonts w:ascii="Times" w:hAnsi="Times"/>
            <w:sz w:val="24"/>
          </w:rPr>
          <w:t xml:space="preserve"> </w:t>
        </w:r>
      </w:ins>
    </w:p>
    <w:p w14:paraId="5A9075C4" w14:textId="77777777" w:rsidR="00F76194" w:rsidRDefault="00F76194" w:rsidP="00F76194">
      <w:pPr>
        <w:pStyle w:val="Normal1"/>
        <w:contextualSpacing w:val="0"/>
        <w:rPr>
          <w:rFonts w:ascii="Times" w:hAnsi="Times"/>
          <w:sz w:val="24"/>
        </w:rPr>
      </w:pPr>
    </w:p>
    <w:p w14:paraId="7302D16B" w14:textId="77777777" w:rsidR="00F76194" w:rsidRPr="00F76194" w:rsidRDefault="00F76194" w:rsidP="00F76194">
      <w:pPr>
        <w:pStyle w:val="Normal1"/>
        <w:contextualSpacing w:val="0"/>
        <w:rPr>
          <w:rFonts w:ascii="Times" w:hAnsi="Times"/>
          <w:b/>
          <w:bCs/>
          <w:sz w:val="24"/>
        </w:rPr>
      </w:pPr>
      <w:r w:rsidRPr="00F76194">
        <w:rPr>
          <w:rFonts w:ascii="Times" w:hAnsi="Times"/>
          <w:b/>
          <w:bCs/>
          <w:sz w:val="24"/>
        </w:rPr>
        <w:t>There are many choices and most are just fine.</w:t>
      </w:r>
    </w:p>
    <w:p w14:paraId="4E28E151" w14:textId="77777777" w:rsidR="00F76194" w:rsidRDefault="00F76194" w:rsidP="00F76194">
      <w:pPr>
        <w:pStyle w:val="Normal1"/>
        <w:contextualSpacing w:val="0"/>
        <w:rPr>
          <w:rFonts w:ascii="Times" w:hAnsi="Times"/>
          <w:sz w:val="24"/>
        </w:rPr>
      </w:pPr>
      <w:r w:rsidRPr="00F76194">
        <w:rPr>
          <w:rFonts w:ascii="Times" w:hAnsi="Times"/>
          <w:sz w:val="24"/>
        </w:rPr>
        <w:t>Though the total DNA yield varied with preservative and extraction choice, the amount of target DNA recovered was similar across methodological choices. Some preservative and extraction protocol combinations are less than ideal (i.e., desiccation with PCI), but most methodological combinations perform similarly</w:t>
      </w:r>
      <w:r w:rsidR="005062A3">
        <w:rPr>
          <w:rFonts w:ascii="Times" w:hAnsi="Times"/>
          <w:sz w:val="24"/>
        </w:rPr>
        <w:t xml:space="preserve">. In contract, the </w:t>
      </w:r>
      <w:r w:rsidR="005062A3" w:rsidRPr="00F76194">
        <w:rPr>
          <w:rFonts w:ascii="Times" w:hAnsi="Times"/>
          <w:sz w:val="24"/>
        </w:rPr>
        <w:t>-80</w:t>
      </w:r>
      <w:r w:rsidR="005062A3" w:rsidRPr="005E103B">
        <w:rPr>
          <w:rFonts w:ascii="Times" w:hAnsi="Times"/>
          <w:sz w:val="24"/>
          <w:vertAlign w:val="superscript"/>
        </w:rPr>
        <w:t>o</w:t>
      </w:r>
      <w:r w:rsidR="005062A3" w:rsidRPr="00F76194">
        <w:rPr>
          <w:rFonts w:ascii="Times" w:hAnsi="Times"/>
          <w:sz w:val="24"/>
        </w:rPr>
        <w:t xml:space="preserve">C </w:t>
      </w:r>
      <w:r w:rsidR="005062A3">
        <w:rPr>
          <w:rFonts w:ascii="Times" w:hAnsi="Times"/>
          <w:sz w:val="24"/>
        </w:rPr>
        <w:t>preservation had the highest target DNA recovery, but can provide to be logistically challenging or impossible in the field. Therefore, practicality of methodological choices must also be considered. Additionally, w</w:t>
      </w:r>
      <w:r w:rsidRPr="00F76194">
        <w:rPr>
          <w:rFonts w:ascii="Times" w:hAnsi="Times"/>
          <w:sz w:val="24"/>
        </w:rPr>
        <w:t xml:space="preserve">hen selecting a combination of preservation and extraction methods, it is important to keep in mind the mechanisms of the different preservatives. For example, Longmire’s buffer and DNA/RNA Shield are both lysis buffers, meaning that the DNA is </w:t>
      </w:r>
      <w:proofErr w:type="gramStart"/>
      <w:r w:rsidRPr="00F76194">
        <w:rPr>
          <w:rFonts w:ascii="Times" w:hAnsi="Times"/>
          <w:sz w:val="24"/>
        </w:rPr>
        <w:t>actually preserved</w:t>
      </w:r>
      <w:proofErr w:type="gramEnd"/>
      <w:r w:rsidRPr="00F76194">
        <w:rPr>
          <w:rFonts w:ascii="Times" w:hAnsi="Times"/>
          <w:sz w:val="24"/>
        </w:rPr>
        <w:t xml:space="preserve"> in the buffer and removed from the filter while the filter is submerged in the buffer. On the other hand, the self-preserving filters and storing filters in the -80</w:t>
      </w:r>
      <w:r w:rsidR="005E103B" w:rsidRPr="005E103B">
        <w:rPr>
          <w:rFonts w:ascii="Times" w:hAnsi="Times"/>
          <w:sz w:val="24"/>
          <w:vertAlign w:val="superscript"/>
        </w:rPr>
        <w:t>o</w:t>
      </w:r>
      <w:r w:rsidRPr="00F76194">
        <w:rPr>
          <w:rFonts w:ascii="Times" w:hAnsi="Times"/>
          <w:sz w:val="24"/>
        </w:rPr>
        <w:t>C both work by desiccation and therefore the DNA is still on the filter when starting the extraction.</w:t>
      </w:r>
    </w:p>
    <w:p w14:paraId="1158CC67" w14:textId="77777777" w:rsidR="00F76194" w:rsidRDefault="00F76194" w:rsidP="00F76194">
      <w:pPr>
        <w:pStyle w:val="Normal1"/>
        <w:contextualSpacing w:val="0"/>
        <w:rPr>
          <w:rFonts w:ascii="Times" w:hAnsi="Times"/>
          <w:sz w:val="24"/>
        </w:rPr>
      </w:pPr>
    </w:p>
    <w:p w14:paraId="16A63515" w14:textId="77777777" w:rsidR="00F76194" w:rsidRPr="00F76194" w:rsidRDefault="00F76194" w:rsidP="00F76194">
      <w:pPr>
        <w:pStyle w:val="Normal1"/>
        <w:contextualSpacing w:val="0"/>
        <w:rPr>
          <w:rFonts w:ascii="Times" w:hAnsi="Times"/>
          <w:sz w:val="24"/>
        </w:rPr>
      </w:pPr>
      <w:r w:rsidRPr="00F76194">
        <w:rPr>
          <w:rFonts w:ascii="Times" w:hAnsi="Times"/>
          <w:sz w:val="24"/>
        </w:rPr>
        <w:t xml:space="preserve">Accordingly, </w:t>
      </w:r>
      <w:proofErr w:type="gramStart"/>
      <w:r w:rsidRPr="00F76194">
        <w:rPr>
          <w:rFonts w:ascii="Times" w:hAnsi="Times"/>
          <w:sz w:val="24"/>
        </w:rPr>
        <w:t>as long as</w:t>
      </w:r>
      <w:proofErr w:type="gramEnd"/>
      <w:r w:rsidRPr="00F76194">
        <w:rPr>
          <w:rFonts w:ascii="Times" w:hAnsi="Times"/>
          <w:sz w:val="24"/>
        </w:rPr>
        <w:t xml:space="preserve"> the extraction method is compatible with whether the DNA is still on the filter or in the buffer, there should not be large differences in target DNA yield. Again, the total DNA yield will differ based on extraction protocol (e.g., PCI will recover more total DNA), but the target DNA seems relatively robust to different preservation and extraction methods assuming compatibility between the two. </w:t>
      </w:r>
      <w:r w:rsidR="00E721D7">
        <w:rPr>
          <w:rFonts w:ascii="Times" w:hAnsi="Times"/>
          <w:sz w:val="24"/>
        </w:rPr>
        <w:t xml:space="preserve">Note, there were differences in target DNA recovery with preservation method with </w:t>
      </w:r>
      <w:r w:rsidR="00E721D7" w:rsidRPr="00F76194">
        <w:rPr>
          <w:rFonts w:ascii="Times" w:hAnsi="Times"/>
          <w:sz w:val="24"/>
        </w:rPr>
        <w:t>-80</w:t>
      </w:r>
      <w:r w:rsidR="00E721D7" w:rsidRPr="005E103B">
        <w:rPr>
          <w:rFonts w:ascii="Times" w:hAnsi="Times"/>
          <w:sz w:val="24"/>
          <w:vertAlign w:val="superscript"/>
        </w:rPr>
        <w:t>o</w:t>
      </w:r>
      <w:r w:rsidR="00E721D7" w:rsidRPr="00F76194">
        <w:rPr>
          <w:rFonts w:ascii="Times" w:hAnsi="Times"/>
          <w:sz w:val="24"/>
        </w:rPr>
        <w:t xml:space="preserve">C </w:t>
      </w:r>
      <w:r w:rsidR="00E721D7">
        <w:rPr>
          <w:rFonts w:ascii="Times" w:hAnsi="Times"/>
          <w:sz w:val="24"/>
        </w:rPr>
        <w:t>having higher target DNA concentrations, but logistics also must be considered. A</w:t>
      </w:r>
      <w:r w:rsidRPr="00F76194">
        <w:rPr>
          <w:rFonts w:ascii="Times" w:hAnsi="Times"/>
          <w:sz w:val="24"/>
        </w:rPr>
        <w:t>ccess to reagents and infrastructure like freezers may vary and logistical constraints may impact the decisions for preservation and extraction methods.</w:t>
      </w:r>
    </w:p>
    <w:p w14:paraId="014F19CF" w14:textId="77777777" w:rsidR="00F76194" w:rsidRDefault="00F76194" w:rsidP="00F76194">
      <w:pPr>
        <w:pStyle w:val="Normal1"/>
        <w:contextualSpacing w:val="0"/>
        <w:rPr>
          <w:rFonts w:ascii="Times" w:hAnsi="Times"/>
          <w:sz w:val="24"/>
        </w:rPr>
      </w:pPr>
    </w:p>
    <w:p w14:paraId="529DCFFF" w14:textId="77777777" w:rsidR="00F76194" w:rsidRPr="00F76194" w:rsidRDefault="00F76194" w:rsidP="00F76194">
      <w:pPr>
        <w:pStyle w:val="Normal1"/>
        <w:contextualSpacing w:val="0"/>
        <w:rPr>
          <w:rFonts w:ascii="Times" w:hAnsi="Times"/>
          <w:b/>
          <w:bCs/>
          <w:sz w:val="24"/>
        </w:rPr>
      </w:pPr>
      <w:r w:rsidRPr="00F76194">
        <w:rPr>
          <w:rFonts w:ascii="Times" w:hAnsi="Times"/>
          <w:b/>
          <w:bCs/>
          <w:sz w:val="24"/>
        </w:rPr>
        <w:t>Responsibly combining data from different methods</w:t>
      </w:r>
    </w:p>
    <w:p w14:paraId="0B415384" w14:textId="77777777" w:rsidR="007B6DD5" w:rsidRPr="003774B5" w:rsidRDefault="00F76194" w:rsidP="00F76194">
      <w:pPr>
        <w:pStyle w:val="Normal1"/>
        <w:contextualSpacing w:val="0"/>
        <w:rPr>
          <w:rFonts w:ascii="Times" w:hAnsi="Times"/>
          <w:sz w:val="24"/>
        </w:rPr>
      </w:pPr>
      <w:r w:rsidRPr="00F76194">
        <w:rPr>
          <w:rFonts w:ascii="Times" w:hAnsi="Times"/>
          <w:sz w:val="24"/>
        </w:rPr>
        <w:t xml:space="preserve">Particularly </w:t>
      </w:r>
      <w:r w:rsidR="005E103B" w:rsidRPr="00F76194">
        <w:rPr>
          <w:rFonts w:ascii="Times" w:hAnsi="Times"/>
          <w:sz w:val="24"/>
        </w:rPr>
        <w:t>relevant</w:t>
      </w:r>
      <w:r w:rsidRPr="00F76194">
        <w:rPr>
          <w:rFonts w:ascii="Times" w:hAnsi="Times"/>
          <w:sz w:val="24"/>
        </w:rPr>
        <w:t xml:space="preserve"> for time series data or combining data from different projects, it is important to keep methods consistent. However, there are many reasons why one might want to combine data generated from different protocols. Here, we demonstrate the use of simple linear models to “correct” for different protocols and make data comparable. It is important to have a calibration experiment where all possible combinations of protocols are sampled from a common reality </w:t>
      </w:r>
      <w:proofErr w:type="gramStart"/>
      <w:r w:rsidRPr="00F76194">
        <w:rPr>
          <w:rFonts w:ascii="Times" w:hAnsi="Times"/>
          <w:sz w:val="24"/>
        </w:rPr>
        <w:t>in order to</w:t>
      </w:r>
      <w:proofErr w:type="gramEnd"/>
      <w:r w:rsidRPr="00F76194">
        <w:rPr>
          <w:rFonts w:ascii="Times" w:hAnsi="Times"/>
          <w:sz w:val="24"/>
        </w:rPr>
        <w:t xml:space="preserve"> make the corrections. However, once that has been done, this allows for extrapolating any scenario from the linear model for unknown samples. Importantly, any set of samples can be translated to the equivalent concentration of a different methodological choice. This is essential to responsibly combine quantitative data </w:t>
      </w:r>
      <w:r w:rsidRPr="00F76194">
        <w:rPr>
          <w:rFonts w:ascii="Times" w:hAnsi="Times"/>
          <w:sz w:val="24"/>
        </w:rPr>
        <w:lastRenderedPageBreak/>
        <w:t>collected via different methods, thereby facilitating the generation of larger sample sizes and larger spatial and temporal coverage for exploring broad-scale hypotheses. Future work could look at doing something similar with different species-specific assays for the same target species and determining how portable these parameter estimates are in relation to different assays and other water samples, especially considering other environmental factors like turbidity, salinity, or other parameters that might affect portability.</w:t>
      </w:r>
    </w:p>
    <w:p w14:paraId="642DA0C7" w14:textId="77777777" w:rsidR="00B77860" w:rsidRPr="003774B5" w:rsidRDefault="00B77860">
      <w:pPr>
        <w:pStyle w:val="Normal1"/>
        <w:contextualSpacing w:val="0"/>
        <w:rPr>
          <w:rFonts w:ascii="Times" w:hAnsi="Times"/>
          <w:sz w:val="24"/>
        </w:rPr>
      </w:pPr>
    </w:p>
    <w:p w14:paraId="457DEA7A" w14:textId="77777777" w:rsidR="007B6DD5" w:rsidRDefault="00B45195" w:rsidP="007B6DD5">
      <w:pPr>
        <w:pStyle w:val="Normal1"/>
        <w:contextualSpacing w:val="0"/>
        <w:rPr>
          <w:b/>
          <w:sz w:val="28"/>
        </w:rPr>
      </w:pPr>
      <w:r>
        <w:rPr>
          <w:b/>
          <w:sz w:val="28"/>
        </w:rPr>
        <w:t>Conclusions</w:t>
      </w:r>
    </w:p>
    <w:p w14:paraId="0A9931A6" w14:textId="77777777" w:rsidR="00AA18ED" w:rsidRDefault="00F76194">
      <w:pPr>
        <w:pStyle w:val="Normal1"/>
        <w:contextualSpacing w:val="0"/>
        <w:rPr>
          <w:b/>
          <w:sz w:val="28"/>
        </w:rPr>
      </w:pPr>
      <w:r w:rsidRPr="00F76194">
        <w:rPr>
          <w:rFonts w:ascii="Times" w:hAnsi="Times"/>
          <w:sz w:val="24"/>
        </w:rPr>
        <w:t>Many publications exist comparing results from different methodological choices in eDNA protocols. However, here we approached this methodological comparison with a very specific goal of defining the metric to maximize, the ratio of target DNA to total DNA for a single species quantitative assay. We find that while smaller pore size filters collect more total DNA, the target DNA is similar and therefore a larger pore size filter with larger volumes of water filtered maximizes the target to total DNA ratio recovered. We also find that while different preservatives and extraction methods vary, the variance tends to be reflected by larger changes in total DNA yield rather than target DNA yield. Accordingly, we found that the extraction method with the highest target to total DNA ratio was from the commercially available kits rather than PCI. Finally, we introduce simple linear models to correct data sourced from samples with varying protocols, allowing researchers to utilize information from varying protocols in a responsible manner.</w:t>
      </w:r>
    </w:p>
    <w:p w14:paraId="3212734A" w14:textId="77777777" w:rsidR="00AA18ED" w:rsidRPr="00AA18ED" w:rsidRDefault="00AA18ED">
      <w:pPr>
        <w:pStyle w:val="Normal1"/>
        <w:contextualSpacing w:val="0"/>
        <w:rPr>
          <w:rFonts w:ascii="Times" w:hAnsi="Times"/>
          <w:sz w:val="24"/>
        </w:rPr>
      </w:pPr>
    </w:p>
    <w:p w14:paraId="08DDAA63" w14:textId="77777777" w:rsidR="00AF4906" w:rsidRDefault="00B45195">
      <w:pPr>
        <w:pStyle w:val="Normal1"/>
        <w:contextualSpacing w:val="0"/>
        <w:rPr>
          <w:b/>
          <w:sz w:val="28"/>
        </w:rPr>
      </w:pPr>
      <w:r>
        <w:rPr>
          <w:b/>
          <w:sz w:val="28"/>
        </w:rPr>
        <w:t>Acknowledgements</w:t>
      </w:r>
    </w:p>
    <w:p w14:paraId="3ADE5CE6" w14:textId="77777777" w:rsidR="005E103B" w:rsidRDefault="005E103B" w:rsidP="005E103B">
      <w:pPr>
        <w:pStyle w:val="Normal1"/>
        <w:contextualSpacing w:val="0"/>
        <w:rPr>
          <w:rFonts w:ascii="Times" w:hAnsi="Times"/>
          <w:sz w:val="24"/>
        </w:rPr>
        <w:sectPr w:rsidR="005E103B" w:rsidSect="00932E96">
          <w:pgSz w:w="12240" w:h="15840"/>
          <w:pgMar w:top="1440" w:right="1440" w:bottom="1440" w:left="1440" w:header="720" w:footer="720" w:gutter="0"/>
          <w:lnNumType w:countBy="1" w:restart="continuous"/>
          <w:pgNumType w:start="1"/>
          <w:cols w:space="720"/>
        </w:sectPr>
      </w:pPr>
    </w:p>
    <w:p w14:paraId="7F9EC196" w14:textId="77777777" w:rsidR="00B77860" w:rsidRPr="005E103B" w:rsidRDefault="00F76194" w:rsidP="005E103B">
      <w:pPr>
        <w:pStyle w:val="Normal1"/>
        <w:contextualSpacing w:val="0"/>
        <w:rPr>
          <w:rFonts w:ascii="Times" w:hAnsi="Times"/>
          <w:sz w:val="24"/>
        </w:rPr>
      </w:pPr>
      <w:r w:rsidRPr="00F76194">
        <w:rPr>
          <w:rFonts w:ascii="Times" w:hAnsi="Times"/>
          <w:sz w:val="24"/>
        </w:rPr>
        <w:t>The authors are grateful to U.S. Naval Base Kitsap-Bangor for logistic support. This study was supported through collaborative research</w:t>
      </w:r>
      <w:r w:rsidR="005E103B">
        <w:rPr>
          <w:rFonts w:ascii="Times" w:hAnsi="Times"/>
          <w:sz w:val="24"/>
        </w:rPr>
        <w:t xml:space="preserve"> </w:t>
      </w:r>
      <w:r w:rsidRPr="00F76194">
        <w:rPr>
          <w:rFonts w:ascii="Times" w:hAnsi="Times"/>
          <w:sz w:val="24"/>
        </w:rPr>
        <w:t>efforts with the U.S. Navy's Marine Mammal Program. Any use of trade, firm, or product names is for descriptive purposes only and does not imply endorsement by the U.S. Government.</w:t>
      </w:r>
    </w:p>
    <w:p w14:paraId="08759620" w14:textId="77777777" w:rsidR="005E103B" w:rsidRDefault="005E103B">
      <w:pPr>
        <w:pStyle w:val="Normal1"/>
        <w:contextualSpacing w:val="0"/>
        <w:rPr>
          <w:b/>
          <w:sz w:val="28"/>
        </w:rPr>
        <w:sectPr w:rsidR="005E103B" w:rsidSect="005E103B">
          <w:type w:val="continuous"/>
          <w:pgSz w:w="12240" w:h="15840"/>
          <w:pgMar w:top="1440" w:right="1440" w:bottom="1440" w:left="1440" w:header="720" w:footer="720" w:gutter="0"/>
          <w:lnNumType w:countBy="1" w:restart="continuous"/>
          <w:pgNumType w:start="1"/>
          <w:cols w:space="720"/>
        </w:sectPr>
      </w:pPr>
    </w:p>
    <w:p w14:paraId="220CFC0E" w14:textId="77777777" w:rsidR="00951C47" w:rsidRDefault="00951C47">
      <w:pPr>
        <w:pStyle w:val="Normal1"/>
        <w:contextualSpacing w:val="0"/>
        <w:rPr>
          <w:b/>
          <w:sz w:val="28"/>
        </w:rPr>
      </w:pPr>
    </w:p>
    <w:p w14:paraId="672E61ED" w14:textId="77777777" w:rsidR="00800358" w:rsidRDefault="00F76194">
      <w:pPr>
        <w:pStyle w:val="Normal1"/>
        <w:contextualSpacing w:val="0"/>
        <w:rPr>
          <w:b/>
          <w:sz w:val="28"/>
        </w:rPr>
      </w:pPr>
      <w:r>
        <w:rPr>
          <w:b/>
          <w:noProof/>
          <w:sz w:val="28"/>
        </w:rPr>
        <mc:AlternateContent>
          <mc:Choice Requires="wps">
            <w:drawing>
              <wp:anchor distT="0" distB="0" distL="114300" distR="114300" simplePos="0" relativeHeight="251662336" behindDoc="0" locked="0" layoutInCell="1" allowOverlap="1" wp14:anchorId="0C38CFB3" wp14:editId="7A84CAF5">
                <wp:simplePos x="0" y="0"/>
                <wp:positionH relativeFrom="column">
                  <wp:posOffset>2743200</wp:posOffset>
                </wp:positionH>
                <wp:positionV relativeFrom="paragraph">
                  <wp:posOffset>-703580</wp:posOffset>
                </wp:positionV>
                <wp:extent cx="114300" cy="571500"/>
                <wp:effectExtent l="0" t="0" r="0" b="0"/>
                <wp:wrapTight wrapText="bothSides">
                  <wp:wrapPolygon edited="0">
                    <wp:start x="0" y="0"/>
                    <wp:lineTo x="21600" y="0"/>
                    <wp:lineTo x="21600" y="21600"/>
                    <wp:lineTo x="0" y="21600"/>
                    <wp:lineTo x="0" y="0"/>
                  </wp:wrapPolygon>
                </wp:wrapTight>
                <wp:docPr id="202967787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430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AEA1EC" w14:textId="77777777" w:rsidR="00144190" w:rsidRDefault="00144190"/>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38CFB3" id="Text Box 8" o:spid="_x0000_s1028" type="#_x0000_t202" style="position:absolute;margin-left:3in;margin-top:-55.4pt;width:9pt;height: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" filled="f" stroked="f">
                <v:path arrowok="t"/>
                <v:textbox inset=",7.2pt,,7.2pt">
                  <w:txbxContent>
                    <w:p w14:paraId="44AEA1EC" w14:textId="77777777" w:rsidR="00144190" w:rsidRDefault="00144190"/>
                  </w:txbxContent>
                </v:textbox>
                <w10:wrap type="tight"/>
              </v:shape>
            </w:pict>
          </mc:Fallback>
        </mc:AlternateContent>
      </w:r>
      <w:r w:rsidR="00B45195">
        <w:rPr>
          <w:b/>
          <w:sz w:val="28"/>
        </w:rPr>
        <w:t>References</w:t>
      </w:r>
    </w:p>
    <w:p w14:paraId="796FADD1"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Bessey, C., S. N. Jarman, O. Berry, Y. S.</w:t>
      </w:r>
      <w:r w:rsidR="005E103B">
        <w:rPr>
          <w:rFonts w:ascii="Times" w:hAnsi="Times"/>
          <w:sz w:val="24"/>
        </w:rPr>
        <w:t xml:space="preserve"> </w:t>
      </w:r>
      <w:r w:rsidRPr="00F76194">
        <w:rPr>
          <w:rFonts w:ascii="Times" w:hAnsi="Times"/>
          <w:sz w:val="24"/>
        </w:rPr>
        <w:t xml:space="preserve">Olsen, M. Bunce, T. Simpson, M. Power, J. McLaughlin, G. J. Edgar, and J. </w:t>
      </w:r>
      <w:proofErr w:type="spellStart"/>
      <w:r w:rsidRPr="00F76194">
        <w:rPr>
          <w:rFonts w:ascii="Times" w:hAnsi="Times"/>
          <w:sz w:val="24"/>
        </w:rPr>
        <w:t>Keesing</w:t>
      </w:r>
      <w:proofErr w:type="spellEnd"/>
      <w:r w:rsidRPr="00F76194">
        <w:rPr>
          <w:rFonts w:ascii="Times" w:hAnsi="Times"/>
          <w:sz w:val="24"/>
        </w:rPr>
        <w:t>. 2020. Maximizing fish detection with eDNA metabarcoding. Environmental DNA 2:493–504.</w:t>
      </w:r>
    </w:p>
    <w:p w14:paraId="4C6C1A45" w14:textId="77777777" w:rsidR="00F76194" w:rsidRPr="00F76194" w:rsidRDefault="00F76194" w:rsidP="00F76194">
      <w:pPr>
        <w:pStyle w:val="Normal1"/>
        <w:ind w:left="720" w:hanging="720"/>
        <w:contextualSpacing w:val="0"/>
        <w:rPr>
          <w:rFonts w:ascii="Times" w:hAnsi="Times"/>
          <w:sz w:val="24"/>
        </w:rPr>
      </w:pPr>
      <w:proofErr w:type="spellStart"/>
      <w:r w:rsidRPr="00F76194">
        <w:rPr>
          <w:rFonts w:ascii="Times" w:hAnsi="Times"/>
          <w:sz w:val="24"/>
        </w:rPr>
        <w:t>Bizzozzero</w:t>
      </w:r>
      <w:proofErr w:type="spellEnd"/>
      <w:r w:rsidRPr="00F76194">
        <w:rPr>
          <w:rFonts w:ascii="Times" w:hAnsi="Times"/>
          <w:sz w:val="24"/>
        </w:rPr>
        <w:t xml:space="preserve">, M. R., F. Altermatt, R. </w:t>
      </w:r>
      <w:proofErr w:type="spellStart"/>
      <w:r w:rsidRPr="00F76194">
        <w:rPr>
          <w:rFonts w:ascii="Times" w:hAnsi="Times"/>
          <w:sz w:val="24"/>
        </w:rPr>
        <w:t>Cicciarella</w:t>
      </w:r>
      <w:proofErr w:type="spellEnd"/>
      <w:r w:rsidRPr="00F76194">
        <w:rPr>
          <w:rFonts w:ascii="Times" w:hAnsi="Times"/>
          <w:sz w:val="24"/>
        </w:rPr>
        <w:t xml:space="preserve">, J.-C. Walser, E. P. Willems, and M. </w:t>
      </w:r>
      <w:proofErr w:type="spellStart"/>
      <w:r w:rsidRPr="00F76194">
        <w:rPr>
          <w:rFonts w:ascii="Times" w:hAnsi="Times"/>
          <w:sz w:val="24"/>
        </w:rPr>
        <w:t>Krützen</w:t>
      </w:r>
      <w:proofErr w:type="spellEnd"/>
      <w:r w:rsidRPr="00F76194">
        <w:rPr>
          <w:rFonts w:ascii="Times" w:hAnsi="Times"/>
          <w:sz w:val="24"/>
        </w:rPr>
        <w:t xml:space="preserve">. 2024. Enhancing environmental DNA metabarcoding from marine ecosystems: Impact of filter type, storage method, and storage time on the assessment of fish alpha and beta diversity. Environmental DNA </w:t>
      </w:r>
      <w:proofErr w:type="gramStart"/>
      <w:r w:rsidRPr="00F76194">
        <w:rPr>
          <w:rFonts w:ascii="Times" w:hAnsi="Times"/>
          <w:sz w:val="24"/>
        </w:rPr>
        <w:t>6:e</w:t>
      </w:r>
      <w:proofErr w:type="gramEnd"/>
      <w:r w:rsidRPr="00F76194">
        <w:rPr>
          <w:rFonts w:ascii="Times" w:hAnsi="Times"/>
          <w:sz w:val="24"/>
        </w:rPr>
        <w:t>570.</w:t>
      </w:r>
    </w:p>
    <w:p w14:paraId="6A389FC2"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lastRenderedPageBreak/>
        <w:t>Bowen, L., S. Waters, L. Rankin, K. Thorne, D. Gille, S. De La Cruz, I. Woo, L. Lewis, K. Karpenko, C. Dean, and G. Schumer. 2024. A comparison of eDNA sampling methods in an estuarine environment on presence of longfin smelt (</w:t>
      </w:r>
      <w:proofErr w:type="spellStart"/>
      <w:r w:rsidRPr="005E103B">
        <w:rPr>
          <w:rFonts w:ascii="Times" w:hAnsi="Times"/>
          <w:i/>
          <w:iCs/>
          <w:sz w:val="24"/>
        </w:rPr>
        <w:t>Spirinchus</w:t>
      </w:r>
      <w:proofErr w:type="spellEnd"/>
      <w:r w:rsidRPr="005E103B">
        <w:rPr>
          <w:rFonts w:ascii="Times" w:hAnsi="Times"/>
          <w:i/>
          <w:iCs/>
          <w:sz w:val="24"/>
        </w:rPr>
        <w:t xml:space="preserve"> </w:t>
      </w:r>
      <w:proofErr w:type="spellStart"/>
      <w:r w:rsidRPr="005E103B">
        <w:rPr>
          <w:rFonts w:ascii="Times" w:hAnsi="Times"/>
          <w:i/>
          <w:iCs/>
          <w:sz w:val="24"/>
        </w:rPr>
        <w:t>thaleichthys</w:t>
      </w:r>
      <w:proofErr w:type="spellEnd"/>
      <w:r w:rsidRPr="00F76194">
        <w:rPr>
          <w:rFonts w:ascii="Times" w:hAnsi="Times"/>
          <w:sz w:val="24"/>
        </w:rPr>
        <w:t xml:space="preserve">) and fish community composition. Environmental DNA </w:t>
      </w:r>
      <w:proofErr w:type="gramStart"/>
      <w:r w:rsidRPr="00F76194">
        <w:rPr>
          <w:rFonts w:ascii="Times" w:hAnsi="Times"/>
          <w:sz w:val="24"/>
        </w:rPr>
        <w:t>6:e</w:t>
      </w:r>
      <w:proofErr w:type="gramEnd"/>
      <w:r w:rsidRPr="00F76194">
        <w:rPr>
          <w:rFonts w:ascii="Times" w:hAnsi="Times"/>
          <w:sz w:val="24"/>
        </w:rPr>
        <w:t>560.</w:t>
      </w:r>
    </w:p>
    <w:p w14:paraId="1955B563" w14:textId="26E5C1C1" w:rsidR="00F76194" w:rsidRPr="00F76194" w:rsidRDefault="00F76194" w:rsidP="00F76194">
      <w:pPr>
        <w:pStyle w:val="Normal1"/>
        <w:ind w:left="720" w:hanging="720"/>
        <w:contextualSpacing w:val="0"/>
        <w:rPr>
          <w:rFonts w:ascii="Times" w:hAnsi="Times"/>
          <w:sz w:val="24"/>
        </w:rPr>
      </w:pPr>
      <w:proofErr w:type="spellStart"/>
      <w:r w:rsidRPr="00F76194">
        <w:rPr>
          <w:rFonts w:ascii="Times" w:hAnsi="Times"/>
          <w:sz w:val="24"/>
        </w:rPr>
        <w:t>Brasseale</w:t>
      </w:r>
      <w:proofErr w:type="spellEnd"/>
      <w:r w:rsidRPr="00F76194">
        <w:rPr>
          <w:rFonts w:ascii="Times" w:hAnsi="Times"/>
          <w:sz w:val="24"/>
        </w:rPr>
        <w:t>, E., N. G. Adams, E. Allan, E. K. Jacobson, R. P. Kelly, O. R. Liu, S. Moore, M. Shaffer, J. Xiong, and K. Parsons. (</w:t>
      </w:r>
      <w:r w:rsidR="00822CB1">
        <w:rPr>
          <w:rFonts w:ascii="Times" w:hAnsi="Times"/>
          <w:sz w:val="24"/>
        </w:rPr>
        <w:t>2025</w:t>
      </w:r>
      <w:r w:rsidRPr="00F76194">
        <w:rPr>
          <w:rFonts w:ascii="Times" w:hAnsi="Times"/>
          <w:sz w:val="24"/>
        </w:rPr>
        <w:t>). Marine eDNA production and loss mechanisms</w:t>
      </w:r>
      <w:r w:rsidR="00822CB1">
        <w:rPr>
          <w:rFonts w:ascii="Times" w:hAnsi="Times"/>
          <w:sz w:val="24"/>
        </w:rPr>
        <w:t xml:space="preserve">. Journal of Geophysical Research: Oceans 130:4. </w:t>
      </w:r>
    </w:p>
    <w:p w14:paraId="081C5DA0" w14:textId="7A03161D" w:rsidR="00F76194" w:rsidRDefault="00C163DA" w:rsidP="00F76194">
      <w:pPr>
        <w:pStyle w:val="Normal1"/>
        <w:ind w:left="720" w:hanging="720"/>
        <w:contextualSpacing w:val="0"/>
        <w:rPr>
          <w:ins w:id="229" w:author="eallan" w:date="2025-07-16T15:54:00Z" w16du:dateUtc="2025-07-16T22:54:00Z"/>
          <w:rFonts w:ascii="Times" w:hAnsi="Times"/>
          <w:sz w:val="24"/>
        </w:rPr>
      </w:pPr>
      <w:ins w:id="230" w:author="eallan" w:date="2025-07-16T15:09:00Z" w16du:dateUtc="2025-07-16T22:09:00Z">
        <w:r>
          <w:rPr>
            <w:rFonts w:ascii="Times" w:hAnsi="Times"/>
            <w:sz w:val="24"/>
          </w:rPr>
          <w:t>Capo</w:t>
        </w:r>
      </w:ins>
      <w:del w:id="231" w:author="eallan" w:date="2025-07-16T15:09:00Z" w16du:dateUtc="2025-07-16T22:09:00Z">
        <w:r w:rsidR="005E103B" w:rsidDel="00C163DA">
          <w:rPr>
            <w:rFonts w:ascii="Times" w:hAnsi="Times"/>
            <w:sz w:val="24"/>
          </w:rPr>
          <w:delText>de</w:delText>
        </w:r>
      </w:del>
      <w:r w:rsidR="00F76194" w:rsidRPr="00F76194">
        <w:rPr>
          <w:rFonts w:ascii="Times" w:hAnsi="Times"/>
          <w:sz w:val="24"/>
        </w:rPr>
        <w:t>, E., G. Spong, H. Königsson, and P. Byström. 2020. Effects of filtration methods and water volume on the quantification of brown trout (</w:t>
      </w:r>
      <w:r w:rsidR="00F76194" w:rsidRPr="005E103B">
        <w:rPr>
          <w:rFonts w:ascii="Times" w:hAnsi="Times"/>
          <w:i/>
          <w:iCs/>
          <w:sz w:val="24"/>
        </w:rPr>
        <w:t>Salmo trutta</w:t>
      </w:r>
      <w:r w:rsidR="005E103B">
        <w:rPr>
          <w:rFonts w:ascii="Times" w:hAnsi="Times"/>
          <w:sz w:val="24"/>
        </w:rPr>
        <w:t>)</w:t>
      </w:r>
      <w:r w:rsidR="00F76194" w:rsidRPr="00F76194">
        <w:rPr>
          <w:rFonts w:ascii="Times" w:hAnsi="Times"/>
          <w:sz w:val="24"/>
        </w:rPr>
        <w:t xml:space="preserve"> and Arctic char (</w:t>
      </w:r>
      <w:r w:rsidR="00F76194" w:rsidRPr="005E103B">
        <w:rPr>
          <w:rFonts w:ascii="Times" w:hAnsi="Times"/>
          <w:i/>
          <w:iCs/>
          <w:sz w:val="24"/>
        </w:rPr>
        <w:t>Salvelinus alpinus</w:t>
      </w:r>
      <w:r w:rsidR="00F76194" w:rsidRPr="00F76194">
        <w:rPr>
          <w:rFonts w:ascii="Times" w:hAnsi="Times"/>
          <w:sz w:val="24"/>
        </w:rPr>
        <w:t>) eDNA concentrations via droplet digital PCR. Environmental DNA 2:152–160.</w:t>
      </w:r>
    </w:p>
    <w:p w14:paraId="58850F9D" w14:textId="31E0306B" w:rsidR="00C163DA" w:rsidRPr="00F76194" w:rsidRDefault="00C163DA" w:rsidP="00F76194">
      <w:pPr>
        <w:pStyle w:val="Normal1"/>
        <w:ind w:left="720" w:hanging="720"/>
        <w:contextualSpacing w:val="0"/>
        <w:rPr>
          <w:rFonts w:ascii="Times" w:hAnsi="Times"/>
          <w:sz w:val="24"/>
        </w:rPr>
      </w:pPr>
      <w:ins w:id="232" w:author="eallan" w:date="2025-07-16T15:54:00Z" w16du:dateUtc="2025-07-16T22:54:00Z">
        <w:r w:rsidRPr="00C163DA">
          <w:rPr>
            <w:rFonts w:ascii="Times" w:hAnsi="Times"/>
            <w:sz w:val="24"/>
          </w:rPr>
          <w:t xml:space="preserve">Castellani, C. A., Longchamps, R. J., Sun, J., </w:t>
        </w:r>
        <w:proofErr w:type="spellStart"/>
        <w:r w:rsidRPr="00C163DA">
          <w:rPr>
            <w:rFonts w:ascii="Times" w:hAnsi="Times"/>
            <w:sz w:val="24"/>
          </w:rPr>
          <w:t>Guallar</w:t>
        </w:r>
        <w:proofErr w:type="spellEnd"/>
        <w:r w:rsidRPr="00C163DA">
          <w:rPr>
            <w:rFonts w:ascii="Times" w:hAnsi="Times"/>
            <w:sz w:val="24"/>
          </w:rPr>
          <w:t xml:space="preserve">, E., </w:t>
        </w:r>
        <w:r>
          <w:rPr>
            <w:rFonts w:ascii="Times" w:hAnsi="Times"/>
            <w:sz w:val="24"/>
          </w:rPr>
          <w:t>and D. E.</w:t>
        </w:r>
        <w:r w:rsidRPr="00C163DA">
          <w:rPr>
            <w:rFonts w:ascii="Times" w:hAnsi="Times"/>
            <w:sz w:val="24"/>
          </w:rPr>
          <w:t xml:space="preserve"> Arking</w:t>
        </w:r>
        <w:r>
          <w:rPr>
            <w:rFonts w:ascii="Times" w:hAnsi="Times"/>
            <w:sz w:val="24"/>
          </w:rPr>
          <w:t xml:space="preserve">. </w:t>
        </w:r>
        <w:r w:rsidRPr="00C163DA">
          <w:rPr>
            <w:rFonts w:ascii="Times" w:hAnsi="Times"/>
            <w:sz w:val="24"/>
          </w:rPr>
          <w:t xml:space="preserve">2020. Thinking outside the nucleus: Mitochondrial DNA copy number in health and disease. Mitochondrion, 53, 214–223. </w:t>
        </w:r>
      </w:ins>
    </w:p>
    <w:p w14:paraId="4340819E"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 xml:space="preserve">Coutant, O., I. Cantera, K. </w:t>
      </w:r>
      <w:proofErr w:type="spellStart"/>
      <w:r w:rsidRPr="00F76194">
        <w:rPr>
          <w:rFonts w:ascii="Times" w:hAnsi="Times"/>
          <w:sz w:val="24"/>
        </w:rPr>
        <w:t>Cilleros</w:t>
      </w:r>
      <w:proofErr w:type="spellEnd"/>
      <w:r w:rsidRPr="00F76194">
        <w:rPr>
          <w:rFonts w:ascii="Times" w:hAnsi="Times"/>
          <w:sz w:val="24"/>
        </w:rPr>
        <w:t xml:space="preserve">, T. Dejean, A. Valentini, J. </w:t>
      </w:r>
      <w:proofErr w:type="spellStart"/>
      <w:r w:rsidRPr="00F76194">
        <w:rPr>
          <w:rFonts w:ascii="Times" w:hAnsi="Times"/>
          <w:sz w:val="24"/>
        </w:rPr>
        <w:t>Murienne</w:t>
      </w:r>
      <w:proofErr w:type="spellEnd"/>
      <w:r w:rsidRPr="00F76194">
        <w:rPr>
          <w:rFonts w:ascii="Times" w:hAnsi="Times"/>
          <w:sz w:val="24"/>
        </w:rPr>
        <w:t>, and S. Brosse. 2021. Detecting fish assemblages with environmental DNA: Does protocol matter? Testing eDNA metabarcoding method robustness. Environmental DNA 3:619–630.</w:t>
      </w:r>
    </w:p>
    <w:p w14:paraId="1CB9509C"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 xml:space="preserve">Deiner, K., J. Lopez, S. Bourne, L. Holman, M. Seymour, E. K. Grey, A. </w:t>
      </w:r>
      <w:proofErr w:type="spellStart"/>
      <w:r w:rsidRPr="00F76194">
        <w:rPr>
          <w:rFonts w:ascii="Times" w:hAnsi="Times"/>
          <w:sz w:val="24"/>
        </w:rPr>
        <w:t>Lacoursière</w:t>
      </w:r>
      <w:proofErr w:type="spellEnd"/>
      <w:r w:rsidRPr="00F76194">
        <w:rPr>
          <w:rFonts w:ascii="Times" w:hAnsi="Times"/>
          <w:sz w:val="24"/>
        </w:rPr>
        <w:t xml:space="preserve">, Y. Li, M. A. Renshaw, M. E. </w:t>
      </w:r>
      <w:proofErr w:type="spellStart"/>
      <w:r w:rsidRPr="00F76194">
        <w:rPr>
          <w:rFonts w:ascii="Times" w:hAnsi="Times"/>
          <w:sz w:val="24"/>
        </w:rPr>
        <w:t>Pfrender</w:t>
      </w:r>
      <w:proofErr w:type="spellEnd"/>
      <w:r w:rsidRPr="00F76194">
        <w:rPr>
          <w:rFonts w:ascii="Times" w:hAnsi="Times"/>
          <w:sz w:val="24"/>
        </w:rPr>
        <w:t xml:space="preserve">, M. Rius, L. Bernatchez, and D. M. Lodge. 2018. </w:t>
      </w:r>
      <w:proofErr w:type="spellStart"/>
      <w:r w:rsidRPr="00F76194">
        <w:rPr>
          <w:rFonts w:ascii="Times" w:hAnsi="Times"/>
          <w:sz w:val="24"/>
        </w:rPr>
        <w:t>Optimising</w:t>
      </w:r>
      <w:proofErr w:type="spellEnd"/>
      <w:r w:rsidRPr="00F76194">
        <w:rPr>
          <w:rFonts w:ascii="Times" w:hAnsi="Times"/>
          <w:sz w:val="24"/>
        </w:rPr>
        <w:t xml:space="preserve"> the detection of marine taxonomic richness using environmental DNA metabarcoding: the effects of filter material, pore size and extraction method. Metabarcoding and Metagenomics </w:t>
      </w:r>
      <w:proofErr w:type="gramStart"/>
      <w:r w:rsidRPr="00F76194">
        <w:rPr>
          <w:rFonts w:ascii="Times" w:hAnsi="Times"/>
          <w:sz w:val="24"/>
        </w:rPr>
        <w:t>2:e</w:t>
      </w:r>
      <w:proofErr w:type="gramEnd"/>
      <w:r w:rsidRPr="00F76194">
        <w:rPr>
          <w:rFonts w:ascii="Times" w:hAnsi="Times"/>
          <w:sz w:val="24"/>
        </w:rPr>
        <w:t>28963.</w:t>
      </w:r>
    </w:p>
    <w:p w14:paraId="0C562BB8"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 xml:space="preserve">Deiner, K., J.-C. Walser, E. </w:t>
      </w:r>
      <w:proofErr w:type="spellStart"/>
      <w:r w:rsidRPr="00F76194">
        <w:rPr>
          <w:rFonts w:ascii="Times" w:hAnsi="Times"/>
          <w:sz w:val="24"/>
        </w:rPr>
        <w:t>Mächler</w:t>
      </w:r>
      <w:proofErr w:type="spellEnd"/>
      <w:r w:rsidRPr="00F76194">
        <w:rPr>
          <w:rFonts w:ascii="Times" w:hAnsi="Times"/>
          <w:sz w:val="24"/>
        </w:rPr>
        <w:t>, and F. Altermatt. 2015. Choice of capture and extraction methods affect detection of freshwater biodiversity from environmental DNA. Biological Conservation 183:53–63.</w:t>
      </w:r>
    </w:p>
    <w:p w14:paraId="60D7EA6A"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 xml:space="preserve">Djurhuus, A., J. Port, C. J. </w:t>
      </w:r>
      <w:proofErr w:type="spellStart"/>
      <w:r w:rsidRPr="00F76194">
        <w:rPr>
          <w:rFonts w:ascii="Times" w:hAnsi="Times"/>
          <w:sz w:val="24"/>
        </w:rPr>
        <w:t>Closek</w:t>
      </w:r>
      <w:proofErr w:type="spellEnd"/>
      <w:r w:rsidRPr="00F76194">
        <w:rPr>
          <w:rFonts w:ascii="Times" w:hAnsi="Times"/>
          <w:sz w:val="24"/>
        </w:rPr>
        <w:t xml:space="preserve">, K. M. </w:t>
      </w:r>
      <w:proofErr w:type="spellStart"/>
      <w:r w:rsidRPr="00F76194">
        <w:rPr>
          <w:rFonts w:ascii="Times" w:hAnsi="Times"/>
          <w:sz w:val="24"/>
        </w:rPr>
        <w:t>Yamahara</w:t>
      </w:r>
      <w:proofErr w:type="spellEnd"/>
      <w:r w:rsidRPr="00F76194">
        <w:rPr>
          <w:rFonts w:ascii="Times" w:hAnsi="Times"/>
          <w:sz w:val="24"/>
        </w:rPr>
        <w:t xml:space="preserve">, O. Romero-Maraccini, K. R. Walz, D. B. Goldsmith, R. </w:t>
      </w:r>
      <w:proofErr w:type="spellStart"/>
      <w:r w:rsidRPr="00F76194">
        <w:rPr>
          <w:rFonts w:ascii="Times" w:hAnsi="Times"/>
          <w:sz w:val="24"/>
        </w:rPr>
        <w:t>Michisaki</w:t>
      </w:r>
      <w:proofErr w:type="spellEnd"/>
      <w:r w:rsidRPr="00F76194">
        <w:rPr>
          <w:rFonts w:ascii="Times" w:hAnsi="Times"/>
          <w:sz w:val="24"/>
        </w:rPr>
        <w:t>, M. Breitbart, A. B. Boehm, and F. P. Chavez. 2017. Evaluation of filtration and DNA extraction methods for environmental DNA biodiversity assessments across multiple trophic levels. Frontiers in Marine Science 4.</w:t>
      </w:r>
    </w:p>
    <w:p w14:paraId="5648C3AA"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Eichmiller, J. J., L. M. Miller, and P. W. Sorensen. 2015. Optimizing techniques to capture and extract environmental DNA for detection and quantification of fish. Molecular Ecology Resources 16:5668.</w:t>
      </w:r>
    </w:p>
    <w:p w14:paraId="408744D2"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 xml:space="preserve">Foote, A. D., P. F. Thomsen, S. Sveegaard, M. Wahlberg, J. Kielgast, L. A. Kyhn, A. B. Salling, A. Galatius, L. Orlando, and M. T. P. Gilbert. 2012. Investigating the potential use of </w:t>
      </w:r>
      <w:r w:rsidRPr="00F76194">
        <w:rPr>
          <w:rFonts w:ascii="Times" w:hAnsi="Times"/>
          <w:sz w:val="24"/>
        </w:rPr>
        <w:lastRenderedPageBreak/>
        <w:t xml:space="preserve">environmental DNA (eDNA) for genetic monitoring of marine mammals. PLOS ONE </w:t>
      </w:r>
      <w:proofErr w:type="gramStart"/>
      <w:r w:rsidRPr="00F76194">
        <w:rPr>
          <w:rFonts w:ascii="Times" w:hAnsi="Times"/>
          <w:sz w:val="24"/>
        </w:rPr>
        <w:t>7:e</w:t>
      </w:r>
      <w:proofErr w:type="gramEnd"/>
      <w:r w:rsidRPr="00F76194">
        <w:rPr>
          <w:rFonts w:ascii="Times" w:hAnsi="Times"/>
          <w:sz w:val="24"/>
        </w:rPr>
        <w:t>417816.</w:t>
      </w:r>
    </w:p>
    <w:p w14:paraId="206813FE"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 xml:space="preserve">Fukuzawa, T., H. </w:t>
      </w:r>
      <w:proofErr w:type="spellStart"/>
      <w:r w:rsidRPr="00F76194">
        <w:rPr>
          <w:rFonts w:ascii="Times" w:hAnsi="Times"/>
          <w:sz w:val="24"/>
        </w:rPr>
        <w:t>Shirakura</w:t>
      </w:r>
      <w:proofErr w:type="spellEnd"/>
      <w:r w:rsidRPr="00F76194">
        <w:rPr>
          <w:rFonts w:ascii="Times" w:hAnsi="Times"/>
          <w:sz w:val="24"/>
        </w:rPr>
        <w:t>, N. Nishizawa, H. Nagata, Y. Kameda, and H. Doi. 2023. Environmental DNA extraction method from water for a high and consistent DNA yield. Environmental DNA 5:627–633.</w:t>
      </w:r>
    </w:p>
    <w:p w14:paraId="53D3B9BC"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 xml:space="preserve">García, S. M., C. L. Chun, J. Dumke, G. J. A. Hansen, K. B. Quebedeaux, C. Rounds, A. Totsch, and E. R. Larson. 2024a. Environmental DNA storage and extraction method affects detectability for multiple aquatic invasive species. Environmental DNA </w:t>
      </w:r>
      <w:proofErr w:type="gramStart"/>
      <w:r w:rsidRPr="00F76194">
        <w:rPr>
          <w:rFonts w:ascii="Times" w:hAnsi="Times"/>
          <w:sz w:val="24"/>
        </w:rPr>
        <w:t>6:e</w:t>
      </w:r>
      <w:proofErr w:type="gramEnd"/>
      <w:r w:rsidRPr="00F76194">
        <w:rPr>
          <w:rFonts w:ascii="Times" w:hAnsi="Times"/>
          <w:sz w:val="24"/>
        </w:rPr>
        <w:t>557.</w:t>
      </w:r>
    </w:p>
    <w:p w14:paraId="7C893F8E" w14:textId="77777777" w:rsidR="00F76194" w:rsidRPr="00F76194" w:rsidRDefault="00F76194" w:rsidP="00F76194">
      <w:pPr>
        <w:pStyle w:val="Normal1"/>
        <w:ind w:left="720" w:hanging="720"/>
        <w:contextualSpacing w:val="0"/>
        <w:rPr>
          <w:rFonts w:ascii="Times" w:hAnsi="Times"/>
          <w:sz w:val="24"/>
        </w:rPr>
      </w:pPr>
      <w:proofErr w:type="spellStart"/>
      <w:r w:rsidRPr="00F76194">
        <w:rPr>
          <w:rFonts w:ascii="Times" w:hAnsi="Times"/>
          <w:sz w:val="24"/>
        </w:rPr>
        <w:t>Hinlo</w:t>
      </w:r>
      <w:proofErr w:type="spellEnd"/>
      <w:r w:rsidRPr="00F76194">
        <w:rPr>
          <w:rFonts w:ascii="Times" w:hAnsi="Times"/>
          <w:sz w:val="24"/>
        </w:rPr>
        <w:t xml:space="preserve">, R., D. Gleeson, M. </w:t>
      </w:r>
      <w:proofErr w:type="spellStart"/>
      <w:r w:rsidRPr="00F76194">
        <w:rPr>
          <w:rFonts w:ascii="Times" w:hAnsi="Times"/>
          <w:sz w:val="24"/>
        </w:rPr>
        <w:t>Lintermans</w:t>
      </w:r>
      <w:proofErr w:type="spellEnd"/>
      <w:r w:rsidRPr="00F76194">
        <w:rPr>
          <w:rFonts w:ascii="Times" w:hAnsi="Times"/>
          <w:sz w:val="24"/>
        </w:rPr>
        <w:t xml:space="preserve">, and E. Furlan. 2017. Methods to </w:t>
      </w:r>
      <w:proofErr w:type="spellStart"/>
      <w:r w:rsidRPr="00F76194">
        <w:rPr>
          <w:rFonts w:ascii="Times" w:hAnsi="Times"/>
          <w:sz w:val="24"/>
        </w:rPr>
        <w:t>maximise</w:t>
      </w:r>
      <w:proofErr w:type="spellEnd"/>
      <w:r w:rsidRPr="00F76194">
        <w:rPr>
          <w:rFonts w:ascii="Times" w:hAnsi="Times"/>
          <w:sz w:val="24"/>
        </w:rPr>
        <w:t xml:space="preserve"> recovery of environmental DNA from water samples. PLOS ONE </w:t>
      </w:r>
      <w:proofErr w:type="gramStart"/>
      <w:r w:rsidRPr="00F76194">
        <w:rPr>
          <w:rFonts w:ascii="Times" w:hAnsi="Times"/>
          <w:sz w:val="24"/>
        </w:rPr>
        <w:t>12:e</w:t>
      </w:r>
      <w:proofErr w:type="gramEnd"/>
      <w:r w:rsidRPr="00F76194">
        <w:rPr>
          <w:rFonts w:ascii="Times" w:hAnsi="Times"/>
          <w:sz w:val="24"/>
        </w:rPr>
        <w:t>0179251.</w:t>
      </w:r>
    </w:p>
    <w:p w14:paraId="385817C2"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Kumar, G., J. E. Eble, and M. R. Gaither. 2019. A practical guide to sample preservation and pre-PCR processing of aquatic environmental DNA. Molecular Ecology Resources 20:29–39.</w:t>
      </w:r>
    </w:p>
    <w:p w14:paraId="269439FB"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 xml:space="preserve">Li, J., L.-J. Lawson Handley, D. S. Read, and B. </w:t>
      </w:r>
      <w:proofErr w:type="spellStart"/>
      <w:r w:rsidRPr="00F76194">
        <w:rPr>
          <w:rFonts w:ascii="Times" w:hAnsi="Times"/>
          <w:sz w:val="24"/>
        </w:rPr>
        <w:t>Hänfling</w:t>
      </w:r>
      <w:proofErr w:type="spellEnd"/>
      <w:r w:rsidRPr="00F76194">
        <w:rPr>
          <w:rFonts w:ascii="Times" w:hAnsi="Times"/>
          <w:sz w:val="24"/>
        </w:rPr>
        <w:t>. 2018. The effect of filtration method on the efficiency of environmental DNA capture and quantification via metabarcoding. Molecular Ecology Resources 18:1102–1114.</w:t>
      </w:r>
    </w:p>
    <w:p w14:paraId="1F81171F"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Liang, Z., and A. Keeley. 2013. Filtration recovery of extracellular DNA from environmental water samples. Environmental Science &amp; Technology 47:9324–9331.</w:t>
      </w:r>
    </w:p>
    <w:p w14:paraId="3660B7EF"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Liu, Q., J. Tan, M. Wang, N. Xin, R. Qi, and H. Wang. 2024. Optimization of pore size and filter material for better enrichment of environmental DNA. Frontiers in Environmental Science 12:1422269.</w:t>
      </w:r>
    </w:p>
    <w:p w14:paraId="377D2417" w14:textId="77777777" w:rsidR="00F76194" w:rsidRPr="00F76194" w:rsidRDefault="00F76194" w:rsidP="00F76194">
      <w:pPr>
        <w:pStyle w:val="Normal1"/>
        <w:ind w:left="720" w:hanging="720"/>
        <w:contextualSpacing w:val="0"/>
        <w:rPr>
          <w:rFonts w:ascii="Times" w:hAnsi="Times"/>
          <w:sz w:val="24"/>
        </w:rPr>
      </w:pPr>
      <w:proofErr w:type="spellStart"/>
      <w:r w:rsidRPr="00F76194">
        <w:rPr>
          <w:rFonts w:ascii="Times" w:hAnsi="Times"/>
          <w:sz w:val="24"/>
        </w:rPr>
        <w:t>Majaneva</w:t>
      </w:r>
      <w:proofErr w:type="spellEnd"/>
      <w:r w:rsidRPr="00F76194">
        <w:rPr>
          <w:rFonts w:ascii="Times" w:hAnsi="Times"/>
          <w:sz w:val="24"/>
        </w:rPr>
        <w:t xml:space="preserve">, M., O. H. </w:t>
      </w:r>
      <w:proofErr w:type="spellStart"/>
      <w:r w:rsidRPr="00F76194">
        <w:rPr>
          <w:rFonts w:ascii="Times" w:hAnsi="Times"/>
          <w:sz w:val="24"/>
        </w:rPr>
        <w:t>Diserud</w:t>
      </w:r>
      <w:proofErr w:type="spellEnd"/>
      <w:r w:rsidRPr="00F76194">
        <w:rPr>
          <w:rFonts w:ascii="Times" w:hAnsi="Times"/>
          <w:sz w:val="24"/>
        </w:rPr>
        <w:t xml:space="preserve">, S. H. C. Eagle, E. Boström, M. </w:t>
      </w:r>
      <w:proofErr w:type="spellStart"/>
      <w:r w:rsidRPr="00F76194">
        <w:rPr>
          <w:rFonts w:ascii="Times" w:hAnsi="Times"/>
          <w:sz w:val="24"/>
        </w:rPr>
        <w:t>Hajibabaei</w:t>
      </w:r>
      <w:proofErr w:type="spellEnd"/>
      <w:r w:rsidRPr="00F76194">
        <w:rPr>
          <w:rFonts w:ascii="Times" w:hAnsi="Times"/>
          <w:sz w:val="24"/>
        </w:rPr>
        <w:t>, and T. Ekrem. 2018. Environmental DNA filtration techniques affect recovered biodiversity. Scientific Reports 8:4682.</w:t>
      </w:r>
    </w:p>
    <w:p w14:paraId="56DE5F25" w14:textId="77777777" w:rsidR="00F76194" w:rsidRPr="00F76194" w:rsidRDefault="00F76194" w:rsidP="00F76194">
      <w:pPr>
        <w:pStyle w:val="Normal1"/>
        <w:ind w:left="720" w:hanging="720"/>
        <w:contextualSpacing w:val="0"/>
        <w:rPr>
          <w:rFonts w:ascii="Times" w:hAnsi="Times"/>
          <w:sz w:val="24"/>
        </w:rPr>
      </w:pPr>
      <w:proofErr w:type="spellStart"/>
      <w:r w:rsidRPr="00F76194">
        <w:rPr>
          <w:rFonts w:ascii="Times" w:hAnsi="Times"/>
          <w:sz w:val="24"/>
        </w:rPr>
        <w:t>Mauvisseau</w:t>
      </w:r>
      <w:proofErr w:type="spellEnd"/>
      <w:r w:rsidRPr="00F76194">
        <w:rPr>
          <w:rFonts w:ascii="Times" w:hAnsi="Times"/>
          <w:sz w:val="24"/>
        </w:rPr>
        <w:t xml:space="preserve">, Q., D. </w:t>
      </w:r>
      <w:proofErr w:type="spellStart"/>
      <w:r w:rsidRPr="00F76194">
        <w:rPr>
          <w:rFonts w:ascii="Times" w:hAnsi="Times"/>
          <w:sz w:val="24"/>
        </w:rPr>
        <w:t>Halfmaerten</w:t>
      </w:r>
      <w:proofErr w:type="spellEnd"/>
      <w:r w:rsidRPr="00F76194">
        <w:rPr>
          <w:rFonts w:ascii="Times" w:hAnsi="Times"/>
          <w:sz w:val="24"/>
        </w:rPr>
        <w:t xml:space="preserve">, S. </w:t>
      </w:r>
      <w:proofErr w:type="spellStart"/>
      <w:r w:rsidRPr="00F76194">
        <w:rPr>
          <w:rFonts w:ascii="Times" w:hAnsi="Times"/>
          <w:sz w:val="24"/>
        </w:rPr>
        <w:t>Neyrinck</w:t>
      </w:r>
      <w:proofErr w:type="spellEnd"/>
      <w:r w:rsidRPr="00F76194">
        <w:rPr>
          <w:rFonts w:ascii="Times" w:hAnsi="Times"/>
          <w:sz w:val="24"/>
        </w:rPr>
        <w:t>, A. Burian, and R. Brys. 2021. Effects of preservation strategies on environmental DNA detection and quantification using ddPCR. Environmental DNA 3:815–822.</w:t>
      </w:r>
    </w:p>
    <w:p w14:paraId="2BF4F1A6"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 xml:space="preserve">Minamoto, T., T. Naka, K. Moji, and A. Maruyama. 2016. Techniques for the practical collection of environmental </w:t>
      </w:r>
      <w:proofErr w:type="gramStart"/>
      <w:r w:rsidRPr="00F76194">
        <w:rPr>
          <w:rFonts w:ascii="Times" w:hAnsi="Times"/>
          <w:sz w:val="24"/>
        </w:rPr>
        <w:t>DNA</w:t>
      </w:r>
      <w:proofErr w:type="gramEnd"/>
      <w:r w:rsidRPr="00F76194">
        <w:rPr>
          <w:rFonts w:ascii="Times" w:hAnsi="Times"/>
          <w:sz w:val="24"/>
        </w:rPr>
        <w:t>: filter selection, preservation, and extraction. Limnology 17:23–32.</w:t>
      </w:r>
    </w:p>
    <w:p w14:paraId="6EE733A9" w14:textId="77777777" w:rsidR="00F76194" w:rsidRDefault="00F76194" w:rsidP="00F76194">
      <w:pPr>
        <w:pStyle w:val="Normal1"/>
        <w:ind w:left="720" w:hanging="720"/>
        <w:contextualSpacing w:val="0"/>
        <w:rPr>
          <w:ins w:id="233" w:author="eallan" w:date="2025-07-16T15:56:00Z" w16du:dateUtc="2025-07-16T22:56:00Z"/>
          <w:rFonts w:ascii="Times" w:hAnsi="Times"/>
          <w:sz w:val="24"/>
        </w:rPr>
      </w:pPr>
      <w:r w:rsidRPr="00F76194">
        <w:rPr>
          <w:rFonts w:ascii="Times" w:hAnsi="Times"/>
          <w:sz w:val="24"/>
        </w:rPr>
        <w:t>Ogram, A., G. S. Sayler, and T. Barkay. 1987. The extraction and purification of microbial DNA from sediments. Journal of Microbiological Methods 7:57–66.</w:t>
      </w:r>
    </w:p>
    <w:p w14:paraId="550A2B80" w14:textId="581BAB8C" w:rsidR="00C163DA" w:rsidRPr="00F76194" w:rsidRDefault="00C163DA" w:rsidP="00F76194">
      <w:pPr>
        <w:pStyle w:val="Normal1"/>
        <w:ind w:left="720" w:hanging="720"/>
        <w:contextualSpacing w:val="0"/>
        <w:rPr>
          <w:rFonts w:ascii="Times" w:hAnsi="Times"/>
          <w:sz w:val="24"/>
        </w:rPr>
      </w:pPr>
      <w:ins w:id="234" w:author="eallan" w:date="2025-07-16T15:56:00Z" w16du:dateUtc="2025-07-16T22:56:00Z">
        <w:r w:rsidRPr="00C163DA">
          <w:rPr>
            <w:rFonts w:ascii="Times" w:hAnsi="Times"/>
            <w:sz w:val="24"/>
          </w:rPr>
          <w:t xml:space="preserve">Opel, K. L., Chung, D., </w:t>
        </w:r>
        <w:r>
          <w:rPr>
            <w:rFonts w:ascii="Times" w:hAnsi="Times"/>
            <w:sz w:val="24"/>
          </w:rPr>
          <w:t>and B. R.</w:t>
        </w:r>
        <w:r w:rsidRPr="00C163DA">
          <w:rPr>
            <w:rFonts w:ascii="Times" w:hAnsi="Times"/>
            <w:sz w:val="24"/>
          </w:rPr>
          <w:t xml:space="preserve"> McCord</w:t>
        </w:r>
        <w:r>
          <w:rPr>
            <w:rFonts w:ascii="Times" w:hAnsi="Times"/>
            <w:sz w:val="24"/>
          </w:rPr>
          <w:t xml:space="preserve">. </w:t>
        </w:r>
        <w:r w:rsidRPr="00C163DA">
          <w:rPr>
            <w:rFonts w:ascii="Times" w:hAnsi="Times"/>
            <w:sz w:val="24"/>
          </w:rPr>
          <w:t>2010. A Study of PCR Inhibition Mechanisms Using Real Time PCR. Journal of Forensic Sciences, 55(1), 25–33.</w:t>
        </w:r>
      </w:ins>
    </w:p>
    <w:p w14:paraId="36B5C9BD"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lastRenderedPageBreak/>
        <w:t>Power, H., M. Takahashi, S. Jarman, and O. Berry. 2023. What is environmental DNA? Environmental DNA 5:1743–1758.</w:t>
      </w:r>
    </w:p>
    <w:p w14:paraId="77092E59" w14:textId="77777777" w:rsidR="00F76194" w:rsidRDefault="00F76194" w:rsidP="00F76194">
      <w:pPr>
        <w:pStyle w:val="Normal1"/>
        <w:ind w:left="720" w:hanging="720"/>
        <w:contextualSpacing w:val="0"/>
        <w:rPr>
          <w:ins w:id="235" w:author="eallan" w:date="2025-07-16T15:51:00Z" w16du:dateUtc="2025-07-16T22:51:00Z"/>
          <w:rFonts w:ascii="Times" w:hAnsi="Times"/>
          <w:sz w:val="24"/>
        </w:rPr>
      </w:pPr>
      <w:r w:rsidRPr="00F76194">
        <w:rPr>
          <w:rFonts w:ascii="Times" w:hAnsi="Times"/>
          <w:sz w:val="24"/>
        </w:rPr>
        <w:t xml:space="preserve">Ramón-Laca, A., A. Wells, and L. Park. 2021. A workflow for the relative quantification of multiple fish species from oceanic water samples using environmental DNA (eDNA) to support large-scale fishery surveys. PLOS ONE </w:t>
      </w:r>
      <w:proofErr w:type="gramStart"/>
      <w:r w:rsidRPr="00F76194">
        <w:rPr>
          <w:rFonts w:ascii="Times" w:hAnsi="Times"/>
          <w:sz w:val="24"/>
        </w:rPr>
        <w:t>16:e</w:t>
      </w:r>
      <w:proofErr w:type="gramEnd"/>
      <w:r w:rsidRPr="00F76194">
        <w:rPr>
          <w:rFonts w:ascii="Times" w:hAnsi="Times"/>
          <w:sz w:val="24"/>
        </w:rPr>
        <w:t>0257773.</w:t>
      </w:r>
    </w:p>
    <w:p w14:paraId="08743D44" w14:textId="29618A1B" w:rsidR="00C163DA" w:rsidRPr="00C163DA" w:rsidRDefault="00C163DA" w:rsidP="00C163DA">
      <w:pPr>
        <w:pStyle w:val="Normal1"/>
        <w:ind w:left="720" w:hanging="720"/>
        <w:rPr>
          <w:ins w:id="236" w:author="eallan" w:date="2025-07-16T15:52:00Z"/>
          <w:rFonts w:ascii="Times" w:hAnsi="Times"/>
          <w:sz w:val="24"/>
        </w:rPr>
      </w:pPr>
      <w:ins w:id="237" w:author="eallan" w:date="2025-07-16T15:52:00Z">
        <w:r w:rsidRPr="00C163DA">
          <w:rPr>
            <w:rFonts w:ascii="Times" w:hAnsi="Times"/>
            <w:sz w:val="24"/>
          </w:rPr>
          <w:t>Rath, S. P.</w:t>
        </w:r>
      </w:ins>
      <w:ins w:id="238" w:author="eallan" w:date="2025-07-16T15:52:00Z" w16du:dateUtc="2025-07-16T22:52:00Z">
        <w:r>
          <w:rPr>
            <w:rFonts w:ascii="Times" w:hAnsi="Times"/>
            <w:sz w:val="24"/>
          </w:rPr>
          <w:t>,</w:t>
        </w:r>
      </w:ins>
      <w:ins w:id="239" w:author="eallan" w:date="2025-07-16T15:52:00Z">
        <w:r w:rsidRPr="00C163DA">
          <w:rPr>
            <w:rFonts w:ascii="Times" w:hAnsi="Times"/>
            <w:sz w:val="24"/>
          </w:rPr>
          <w:t xml:space="preserve"> Gupta, R.</w:t>
        </w:r>
      </w:ins>
      <w:ins w:id="240" w:author="eallan" w:date="2025-07-16T15:52:00Z" w16du:dateUtc="2025-07-16T22:52:00Z">
        <w:r>
          <w:rPr>
            <w:rFonts w:ascii="Times" w:hAnsi="Times"/>
            <w:sz w:val="24"/>
          </w:rPr>
          <w:t>,</w:t>
        </w:r>
      </w:ins>
      <w:ins w:id="241" w:author="eallan" w:date="2025-07-16T15:52:00Z">
        <w:r w:rsidRPr="00C163DA">
          <w:rPr>
            <w:rFonts w:ascii="Times" w:hAnsi="Times"/>
            <w:sz w:val="24"/>
          </w:rPr>
          <w:t xml:space="preserve"> </w:t>
        </w:r>
        <w:proofErr w:type="spellStart"/>
        <w:r w:rsidRPr="00C163DA">
          <w:rPr>
            <w:rFonts w:ascii="Times" w:hAnsi="Times"/>
            <w:sz w:val="24"/>
          </w:rPr>
          <w:t>Todres</w:t>
        </w:r>
        <w:proofErr w:type="spellEnd"/>
        <w:r w:rsidRPr="00C163DA">
          <w:rPr>
            <w:rFonts w:ascii="Times" w:hAnsi="Times"/>
            <w:sz w:val="24"/>
          </w:rPr>
          <w:t>, E.</w:t>
        </w:r>
      </w:ins>
      <w:ins w:id="242" w:author="eallan" w:date="2025-07-16T15:52:00Z" w16du:dateUtc="2025-07-16T22:52:00Z">
        <w:r>
          <w:rPr>
            <w:rFonts w:ascii="Times" w:hAnsi="Times"/>
            <w:sz w:val="24"/>
          </w:rPr>
          <w:t>,</w:t>
        </w:r>
      </w:ins>
      <w:ins w:id="243" w:author="eallan" w:date="2025-07-16T15:52:00Z">
        <w:r w:rsidRPr="00C163DA">
          <w:rPr>
            <w:rFonts w:ascii="Times" w:hAnsi="Times"/>
            <w:sz w:val="24"/>
          </w:rPr>
          <w:t xml:space="preserve"> Wang, H.</w:t>
        </w:r>
      </w:ins>
      <w:ins w:id="244" w:author="eallan" w:date="2025-07-16T15:52:00Z" w16du:dateUtc="2025-07-16T22:52:00Z">
        <w:r>
          <w:rPr>
            <w:rFonts w:ascii="Times" w:hAnsi="Times"/>
            <w:sz w:val="24"/>
          </w:rPr>
          <w:t>,</w:t>
        </w:r>
      </w:ins>
      <w:ins w:id="245" w:author="eallan" w:date="2025-07-16T15:52:00Z">
        <w:r w:rsidRPr="00C163DA">
          <w:rPr>
            <w:rFonts w:ascii="Times" w:hAnsi="Times"/>
            <w:sz w:val="24"/>
          </w:rPr>
          <w:t xml:space="preserve"> Jourdain, A. A.</w:t>
        </w:r>
      </w:ins>
      <w:ins w:id="246" w:author="eallan" w:date="2025-07-16T15:52:00Z" w16du:dateUtc="2025-07-16T22:52:00Z">
        <w:r>
          <w:rPr>
            <w:rFonts w:ascii="Times" w:hAnsi="Times"/>
            <w:sz w:val="24"/>
          </w:rPr>
          <w:t>,</w:t>
        </w:r>
      </w:ins>
      <w:ins w:id="247" w:author="eallan" w:date="2025-07-16T15:52:00Z">
        <w:r w:rsidRPr="00C163DA">
          <w:rPr>
            <w:rFonts w:ascii="Times" w:hAnsi="Times"/>
            <w:sz w:val="24"/>
          </w:rPr>
          <w:t xml:space="preserve"> </w:t>
        </w:r>
        <w:proofErr w:type="spellStart"/>
        <w:r w:rsidRPr="00C163DA">
          <w:rPr>
            <w:rFonts w:ascii="Times" w:hAnsi="Times"/>
            <w:sz w:val="24"/>
          </w:rPr>
          <w:t>Ardlie</w:t>
        </w:r>
        <w:proofErr w:type="spellEnd"/>
        <w:r w:rsidRPr="00C163DA">
          <w:rPr>
            <w:rFonts w:ascii="Times" w:hAnsi="Times"/>
            <w:sz w:val="24"/>
          </w:rPr>
          <w:t>, K. G.</w:t>
        </w:r>
      </w:ins>
      <w:ins w:id="248" w:author="eallan" w:date="2025-07-16T15:52:00Z" w16du:dateUtc="2025-07-16T22:52:00Z">
        <w:r>
          <w:rPr>
            <w:rFonts w:ascii="Times" w:hAnsi="Times"/>
            <w:sz w:val="24"/>
          </w:rPr>
          <w:t>,</w:t>
        </w:r>
      </w:ins>
      <w:ins w:id="249" w:author="eallan" w:date="2025-07-16T15:52:00Z">
        <w:r w:rsidRPr="00C163DA">
          <w:rPr>
            <w:rFonts w:ascii="Times" w:hAnsi="Times"/>
            <w:sz w:val="24"/>
          </w:rPr>
          <w:t xml:space="preserve"> Calvo, S. E.</w:t>
        </w:r>
      </w:ins>
      <w:ins w:id="250" w:author="eallan" w:date="2025-07-16T15:52:00Z" w16du:dateUtc="2025-07-16T22:52:00Z">
        <w:r>
          <w:rPr>
            <w:rFonts w:ascii="Times" w:hAnsi="Times"/>
            <w:sz w:val="24"/>
          </w:rPr>
          <w:t>, and</w:t>
        </w:r>
      </w:ins>
      <w:ins w:id="251" w:author="eallan" w:date="2025-07-16T15:52:00Z">
        <w:r w:rsidRPr="00C163DA">
          <w:rPr>
            <w:rFonts w:ascii="Times" w:hAnsi="Times"/>
            <w:sz w:val="24"/>
          </w:rPr>
          <w:t xml:space="preserve"> </w:t>
        </w:r>
      </w:ins>
      <w:ins w:id="252" w:author="eallan" w:date="2025-07-16T15:52:00Z" w16du:dateUtc="2025-07-16T22:52:00Z">
        <w:r w:rsidRPr="00C163DA">
          <w:rPr>
            <w:rFonts w:ascii="Times" w:hAnsi="Times"/>
            <w:sz w:val="24"/>
          </w:rPr>
          <w:t xml:space="preserve">V. K. </w:t>
        </w:r>
      </w:ins>
      <w:ins w:id="253" w:author="eallan" w:date="2025-07-16T15:52:00Z">
        <w:r w:rsidRPr="00C163DA">
          <w:rPr>
            <w:rFonts w:ascii="Times" w:hAnsi="Times"/>
            <w:sz w:val="24"/>
          </w:rPr>
          <w:t>Mootha</w:t>
        </w:r>
      </w:ins>
      <w:ins w:id="254" w:author="eallan" w:date="2025-07-16T15:52:00Z" w16du:dateUtc="2025-07-16T22:52:00Z">
        <w:r>
          <w:rPr>
            <w:rFonts w:ascii="Times" w:hAnsi="Times"/>
            <w:sz w:val="24"/>
          </w:rPr>
          <w:t>. 2024</w:t>
        </w:r>
      </w:ins>
      <w:ins w:id="255" w:author="eallan" w:date="2025-07-16T15:53:00Z" w16du:dateUtc="2025-07-16T22:53:00Z">
        <w:r>
          <w:rPr>
            <w:rFonts w:ascii="Times" w:hAnsi="Times"/>
            <w:sz w:val="24"/>
          </w:rPr>
          <w:t>,</w:t>
        </w:r>
      </w:ins>
      <w:ins w:id="256" w:author="eallan" w:date="2025-07-16T15:52:00Z">
        <w:r w:rsidRPr="00C163DA">
          <w:rPr>
            <w:rFonts w:ascii="Times" w:hAnsi="Times"/>
            <w:sz w:val="24"/>
          </w:rPr>
          <w:t xml:space="preserve"> Mitochondrial Genome Copy Number Variation across Tissues in Mice and Humans. </w:t>
        </w:r>
        <w:r w:rsidRPr="00C163DA">
          <w:rPr>
            <w:rFonts w:ascii="Times" w:hAnsi="Times"/>
            <w:sz w:val="24"/>
            <w:rPrChange w:id="257" w:author="eallan" w:date="2025-07-16T15:53:00Z" w16du:dateUtc="2025-07-16T22:53:00Z">
              <w:rPr>
                <w:rFonts w:ascii="Times" w:hAnsi="Times"/>
                <w:i/>
                <w:iCs/>
                <w:sz w:val="24"/>
              </w:rPr>
            </w:rPrChange>
          </w:rPr>
          <w:t>Proceedings of the National Academy of Sciences</w:t>
        </w:r>
        <w:r w:rsidRPr="00C163DA">
          <w:rPr>
            <w:rFonts w:ascii="Times" w:hAnsi="Times"/>
            <w:b/>
            <w:bCs/>
            <w:sz w:val="24"/>
            <w:rPrChange w:id="258" w:author="eallan" w:date="2025-07-16T15:53:00Z" w16du:dateUtc="2025-07-16T22:53:00Z">
              <w:rPr>
                <w:rFonts w:ascii="Times" w:hAnsi="Times"/>
                <w:sz w:val="24"/>
              </w:rPr>
            </w:rPrChange>
          </w:rPr>
          <w:t xml:space="preserve"> </w:t>
        </w:r>
        <w:r w:rsidRPr="00C163DA">
          <w:rPr>
            <w:rFonts w:ascii="Times" w:hAnsi="Times"/>
            <w:sz w:val="24"/>
            <w:rPrChange w:id="259" w:author="eallan" w:date="2025-07-16T15:53:00Z" w16du:dateUtc="2025-07-16T22:53:00Z">
              <w:rPr>
                <w:rFonts w:ascii="Times" w:hAnsi="Times"/>
                <w:i/>
                <w:iCs/>
                <w:sz w:val="24"/>
              </w:rPr>
            </w:rPrChange>
          </w:rPr>
          <w:t>121</w:t>
        </w:r>
        <w:r w:rsidRPr="00C163DA">
          <w:rPr>
            <w:rFonts w:ascii="Times" w:hAnsi="Times"/>
            <w:sz w:val="24"/>
          </w:rPr>
          <w:t xml:space="preserve"> (33)</w:t>
        </w:r>
      </w:ins>
      <w:ins w:id="260" w:author="eallan" w:date="2025-07-16T15:53:00Z" w16du:dateUtc="2025-07-16T22:53:00Z">
        <w:r>
          <w:rPr>
            <w:rFonts w:ascii="Times" w:hAnsi="Times"/>
            <w:sz w:val="24"/>
          </w:rPr>
          <w:t xml:space="preserve">. </w:t>
        </w:r>
      </w:ins>
    </w:p>
    <w:p w14:paraId="7B1AC9FD" w14:textId="77777777" w:rsidR="00C163DA" w:rsidRPr="00F76194" w:rsidRDefault="00C163DA" w:rsidP="00F76194">
      <w:pPr>
        <w:pStyle w:val="Normal1"/>
        <w:ind w:left="720" w:hanging="720"/>
        <w:contextualSpacing w:val="0"/>
        <w:rPr>
          <w:rFonts w:ascii="Times" w:hAnsi="Times"/>
          <w:sz w:val="24"/>
        </w:rPr>
      </w:pPr>
    </w:p>
    <w:p w14:paraId="3644129B" w14:textId="3D50DCED" w:rsidR="00F76194" w:rsidRPr="00F76194" w:rsidRDefault="00F76194" w:rsidP="00F76194">
      <w:pPr>
        <w:pStyle w:val="Normal1"/>
        <w:ind w:left="720" w:hanging="720"/>
        <w:contextualSpacing w:val="0"/>
        <w:rPr>
          <w:rFonts w:ascii="Times" w:hAnsi="Times"/>
          <w:sz w:val="24"/>
        </w:rPr>
      </w:pPr>
      <w:r w:rsidRPr="00F76194">
        <w:rPr>
          <w:rFonts w:ascii="Times" w:hAnsi="Times"/>
          <w:sz w:val="24"/>
        </w:rPr>
        <w:t xml:space="preserve">Renshaw, M. A., B. P. Olds, C. L. Jerde, M. M. McVeigh, and D. M. Lodge. 2015. The room temperature preservation of filtered environmental DNA samples and assimilation into a </w:t>
      </w:r>
      <w:proofErr w:type="spellStart"/>
      <w:proofErr w:type="gramStart"/>
      <w:r w:rsidRPr="00F76194">
        <w:rPr>
          <w:rFonts w:ascii="Times" w:hAnsi="Times"/>
          <w:sz w:val="24"/>
        </w:rPr>
        <w:t>phenol</w:t>
      </w:r>
      <w:ins w:id="261" w:author="eallan" w:date="2025-06-27T13:51:00Z" w16du:dateUtc="2025-06-27T20:51:00Z">
        <w:r w:rsidR="00BF3C0D">
          <w:rPr>
            <w:rFonts w:ascii="Times" w:hAnsi="Times"/>
            <w:sz w:val="24"/>
          </w:rPr>
          <w:t>:</w:t>
        </w:r>
      </w:ins>
      <w:r w:rsidRPr="00F76194">
        <w:rPr>
          <w:rFonts w:ascii="Times" w:hAnsi="Times"/>
          <w:sz w:val="24"/>
        </w:rPr>
        <w:t>chloroform</w:t>
      </w:r>
      <w:proofErr w:type="gramEnd"/>
      <w:ins w:id="262" w:author="eallan" w:date="2025-06-27T13:51:00Z" w16du:dateUtc="2025-06-27T20:51:00Z">
        <w:r w:rsidR="00BF3C0D">
          <w:rPr>
            <w:rFonts w:ascii="Times" w:hAnsi="Times"/>
            <w:sz w:val="24"/>
          </w:rPr>
          <w:t>:</w:t>
        </w:r>
      </w:ins>
      <w:r w:rsidRPr="00F76194">
        <w:rPr>
          <w:rFonts w:ascii="Times" w:hAnsi="Times"/>
          <w:sz w:val="24"/>
        </w:rPr>
        <w:t>isoamyl</w:t>
      </w:r>
      <w:proofErr w:type="spellEnd"/>
      <w:r w:rsidRPr="00F76194">
        <w:rPr>
          <w:rFonts w:ascii="Times" w:hAnsi="Times"/>
          <w:sz w:val="24"/>
        </w:rPr>
        <w:t xml:space="preserve"> alcohol DNA extraction. Molecular Ecology Resources 15:168–176.</w:t>
      </w:r>
    </w:p>
    <w:p w14:paraId="6C8A8AF7" w14:textId="77777777" w:rsidR="00F76194" w:rsidRDefault="00F76194" w:rsidP="00F76194">
      <w:pPr>
        <w:pStyle w:val="Normal1"/>
        <w:ind w:left="720" w:hanging="720"/>
        <w:contextualSpacing w:val="0"/>
        <w:rPr>
          <w:ins w:id="263" w:author="eallan" w:date="2025-07-16T15:57:00Z" w16du:dateUtc="2025-07-16T22:57:00Z"/>
          <w:rFonts w:ascii="Times" w:hAnsi="Times"/>
          <w:sz w:val="24"/>
        </w:rPr>
      </w:pPr>
      <w:r w:rsidRPr="00F76194">
        <w:rPr>
          <w:rFonts w:ascii="Times" w:hAnsi="Times"/>
          <w:sz w:val="24"/>
        </w:rPr>
        <w:t xml:space="preserve">Rodriguez, L., L. De Bonis, J. McKee, J. A. McKenna, T. </w:t>
      </w:r>
      <w:proofErr w:type="spellStart"/>
      <w:r w:rsidRPr="00F76194">
        <w:rPr>
          <w:rFonts w:ascii="Times" w:hAnsi="Times"/>
          <w:sz w:val="24"/>
        </w:rPr>
        <w:t>Urvois</w:t>
      </w:r>
      <w:proofErr w:type="spellEnd"/>
      <w:r w:rsidRPr="00F76194">
        <w:rPr>
          <w:rFonts w:ascii="Times" w:hAnsi="Times"/>
          <w:sz w:val="24"/>
        </w:rPr>
        <w:t xml:space="preserve">, E. Barbaccia, E. Dillane, C. </w:t>
      </w:r>
      <w:proofErr w:type="spellStart"/>
      <w:r w:rsidRPr="00F76194">
        <w:rPr>
          <w:rFonts w:ascii="Times" w:hAnsi="Times"/>
          <w:sz w:val="24"/>
        </w:rPr>
        <w:t>Lanfredi</w:t>
      </w:r>
      <w:proofErr w:type="spellEnd"/>
      <w:r w:rsidRPr="00F76194">
        <w:rPr>
          <w:rFonts w:ascii="Times" w:hAnsi="Times"/>
          <w:sz w:val="24"/>
        </w:rPr>
        <w:t xml:space="preserve">, H. </w:t>
      </w:r>
      <w:proofErr w:type="spellStart"/>
      <w:r w:rsidRPr="00F76194">
        <w:rPr>
          <w:rFonts w:ascii="Times" w:hAnsi="Times"/>
          <w:sz w:val="24"/>
        </w:rPr>
        <w:t>Hjellnes</w:t>
      </w:r>
      <w:proofErr w:type="spellEnd"/>
      <w:r w:rsidRPr="00F76194">
        <w:rPr>
          <w:rFonts w:ascii="Times" w:hAnsi="Times"/>
          <w:sz w:val="24"/>
        </w:rPr>
        <w:t xml:space="preserve">, A. Jung, E. Villa, A. </w:t>
      </w:r>
      <w:proofErr w:type="spellStart"/>
      <w:r w:rsidRPr="00F76194">
        <w:rPr>
          <w:rFonts w:ascii="Times" w:hAnsi="Times"/>
          <w:sz w:val="24"/>
        </w:rPr>
        <w:t>Azzellino</w:t>
      </w:r>
      <w:proofErr w:type="spellEnd"/>
      <w:r w:rsidRPr="00F76194">
        <w:rPr>
          <w:rFonts w:ascii="Times" w:hAnsi="Times"/>
          <w:sz w:val="24"/>
        </w:rPr>
        <w:t xml:space="preserve">, J.-I. Westgaard, E. </w:t>
      </w:r>
      <w:proofErr w:type="spellStart"/>
      <w:r w:rsidRPr="00F76194">
        <w:rPr>
          <w:rFonts w:ascii="Times" w:hAnsi="Times"/>
          <w:sz w:val="24"/>
        </w:rPr>
        <w:t>Quéméré</w:t>
      </w:r>
      <w:proofErr w:type="spellEnd"/>
      <w:r w:rsidRPr="00F76194">
        <w:rPr>
          <w:rFonts w:ascii="Times" w:hAnsi="Times"/>
          <w:sz w:val="24"/>
        </w:rPr>
        <w:t xml:space="preserve">, and B. </w:t>
      </w:r>
      <w:proofErr w:type="spellStart"/>
      <w:r w:rsidRPr="00F76194">
        <w:rPr>
          <w:rFonts w:ascii="Times" w:hAnsi="Times"/>
          <w:sz w:val="24"/>
        </w:rPr>
        <w:t>Thalinger</w:t>
      </w:r>
      <w:proofErr w:type="spellEnd"/>
      <w:r w:rsidRPr="00F76194">
        <w:rPr>
          <w:rFonts w:ascii="Times" w:hAnsi="Times"/>
          <w:sz w:val="24"/>
        </w:rPr>
        <w:t xml:space="preserve">. </w:t>
      </w:r>
      <w:r w:rsidR="00EA501C">
        <w:rPr>
          <w:rFonts w:ascii="Times" w:hAnsi="Times"/>
          <w:sz w:val="24"/>
        </w:rPr>
        <w:t>2025.</w:t>
      </w:r>
      <w:r w:rsidRPr="00F76194">
        <w:rPr>
          <w:rFonts w:ascii="Times" w:hAnsi="Times"/>
          <w:sz w:val="24"/>
        </w:rPr>
        <w:t xml:space="preserve"> Comparing the efficiency of DNA extraction protocols across a multinational environmental DNA initiative.</w:t>
      </w:r>
      <w:r w:rsidR="00EA501C">
        <w:rPr>
          <w:rFonts w:ascii="Times" w:hAnsi="Times"/>
          <w:sz w:val="24"/>
        </w:rPr>
        <w:t xml:space="preserve"> Metabarcoding and Metagenomics </w:t>
      </w:r>
      <w:proofErr w:type="gramStart"/>
      <w:r w:rsidR="00EA501C">
        <w:rPr>
          <w:rFonts w:ascii="Times" w:hAnsi="Times"/>
          <w:sz w:val="24"/>
        </w:rPr>
        <w:t>9:e</w:t>
      </w:r>
      <w:proofErr w:type="gramEnd"/>
      <w:r w:rsidR="00EA501C">
        <w:rPr>
          <w:rFonts w:ascii="Times" w:hAnsi="Times"/>
          <w:sz w:val="24"/>
        </w:rPr>
        <w:t>128235.</w:t>
      </w:r>
    </w:p>
    <w:p w14:paraId="561B947C" w14:textId="2ECB2D48" w:rsidR="00C163DA" w:rsidRPr="00F76194" w:rsidRDefault="00C163DA" w:rsidP="00F76194">
      <w:pPr>
        <w:pStyle w:val="Normal1"/>
        <w:ind w:left="720" w:hanging="720"/>
        <w:contextualSpacing w:val="0"/>
        <w:rPr>
          <w:rFonts w:ascii="Times" w:hAnsi="Times"/>
          <w:sz w:val="24"/>
        </w:rPr>
      </w:pPr>
      <w:proofErr w:type="spellStart"/>
      <w:ins w:id="264" w:author="eallan" w:date="2025-07-16T15:57:00Z" w16du:dateUtc="2025-07-16T22:57:00Z">
        <w:r w:rsidRPr="00C163DA">
          <w:rPr>
            <w:rFonts w:ascii="Times" w:hAnsi="Times"/>
            <w:sz w:val="24"/>
          </w:rPr>
          <w:t>Sidstedt</w:t>
        </w:r>
        <w:proofErr w:type="spellEnd"/>
        <w:r w:rsidRPr="00C163DA">
          <w:rPr>
            <w:rFonts w:ascii="Times" w:hAnsi="Times"/>
            <w:sz w:val="24"/>
          </w:rPr>
          <w:t xml:space="preserve">, M., </w:t>
        </w:r>
        <w:proofErr w:type="spellStart"/>
        <w:r w:rsidRPr="00C163DA">
          <w:rPr>
            <w:rFonts w:ascii="Times" w:hAnsi="Times"/>
            <w:sz w:val="24"/>
          </w:rPr>
          <w:t>Rådström</w:t>
        </w:r>
        <w:proofErr w:type="spellEnd"/>
        <w:r w:rsidRPr="00C163DA">
          <w:rPr>
            <w:rFonts w:ascii="Times" w:hAnsi="Times"/>
            <w:sz w:val="24"/>
          </w:rPr>
          <w:t xml:space="preserve">, P., </w:t>
        </w:r>
        <w:r>
          <w:rPr>
            <w:rFonts w:ascii="Times" w:hAnsi="Times"/>
            <w:sz w:val="24"/>
          </w:rPr>
          <w:t>and J.</w:t>
        </w:r>
        <w:r w:rsidRPr="00C163DA">
          <w:rPr>
            <w:rFonts w:ascii="Times" w:hAnsi="Times"/>
            <w:sz w:val="24"/>
          </w:rPr>
          <w:t xml:space="preserve"> Hedman. 2020. PCR inhibition in qPCR, </w:t>
        </w:r>
        <w:proofErr w:type="spellStart"/>
        <w:r w:rsidRPr="00C163DA">
          <w:rPr>
            <w:rFonts w:ascii="Times" w:hAnsi="Times"/>
            <w:sz w:val="24"/>
          </w:rPr>
          <w:t>dPCR</w:t>
        </w:r>
        <w:proofErr w:type="spellEnd"/>
        <w:r w:rsidRPr="00C163DA">
          <w:rPr>
            <w:rFonts w:ascii="Times" w:hAnsi="Times"/>
            <w:sz w:val="24"/>
          </w:rPr>
          <w:t xml:space="preserve"> and MPS—mechanisms and solutions. Analytical and Bioanalytical Chemistry, 412(9), 2009–2023. </w:t>
        </w:r>
      </w:ins>
    </w:p>
    <w:p w14:paraId="1A020A96"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 xml:space="preserve">Spens, J., A. R. Evans, D. </w:t>
      </w:r>
      <w:proofErr w:type="spellStart"/>
      <w:r w:rsidRPr="00F76194">
        <w:rPr>
          <w:rFonts w:ascii="Times" w:hAnsi="Times"/>
          <w:sz w:val="24"/>
        </w:rPr>
        <w:t>Halfmaerten</w:t>
      </w:r>
      <w:proofErr w:type="spellEnd"/>
      <w:r w:rsidRPr="00F76194">
        <w:rPr>
          <w:rFonts w:ascii="Times" w:hAnsi="Times"/>
          <w:sz w:val="24"/>
        </w:rPr>
        <w:t xml:space="preserve">, S. W. Knudsen, M. E. Sengupta, S. S. T. Mak, E. E. Sigsgaard, and M. Hellström. 2017. Comparison of capture and storage methods for aqueous </w:t>
      </w:r>
      <w:proofErr w:type="spellStart"/>
      <w:r w:rsidRPr="00F76194">
        <w:rPr>
          <w:rFonts w:ascii="Times" w:hAnsi="Times"/>
          <w:sz w:val="24"/>
        </w:rPr>
        <w:t>macrobial</w:t>
      </w:r>
      <w:proofErr w:type="spellEnd"/>
      <w:r w:rsidRPr="00F76194">
        <w:rPr>
          <w:rFonts w:ascii="Times" w:hAnsi="Times"/>
          <w:sz w:val="24"/>
        </w:rPr>
        <w:t xml:space="preserve"> eDNA using an optimized extraction protocol: advantage of enclosed filter. Methods in Ecology and Evolution 8:635–645.</w:t>
      </w:r>
    </w:p>
    <w:p w14:paraId="5B5CE2B3"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Stat, M., M. J. Huggett, R. Bernasconi, J. D. DiBattista, T. E. Berry, S. J. Newman, E. S. Harvey, and M. Bunce. 2017. Ecosystem biomonitoring with eDNA: metabarcoding across the tree of life in a tropical marine environment. Scientific Reports 7:12240.</w:t>
      </w:r>
    </w:p>
    <w:p w14:paraId="1571CE70"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 xml:space="preserve">Takahashi, M., M. </w:t>
      </w:r>
      <w:proofErr w:type="spellStart"/>
      <w:r w:rsidRPr="00F76194">
        <w:rPr>
          <w:rFonts w:ascii="Times" w:hAnsi="Times"/>
          <w:sz w:val="24"/>
        </w:rPr>
        <w:t>Saccò</w:t>
      </w:r>
      <w:proofErr w:type="spellEnd"/>
      <w:r w:rsidRPr="00F76194">
        <w:rPr>
          <w:rFonts w:ascii="Times" w:hAnsi="Times"/>
          <w:sz w:val="24"/>
        </w:rPr>
        <w:t xml:space="preserve">, J. H. Kestel, G. Nester, M. A. Campbell, M. van der Heyde, M. J. </w:t>
      </w:r>
      <w:proofErr w:type="spellStart"/>
      <w:r w:rsidRPr="00F76194">
        <w:rPr>
          <w:rFonts w:ascii="Times" w:hAnsi="Times"/>
          <w:sz w:val="24"/>
        </w:rPr>
        <w:t>Heydenrych</w:t>
      </w:r>
      <w:proofErr w:type="spellEnd"/>
      <w:r w:rsidRPr="00F76194">
        <w:rPr>
          <w:rFonts w:ascii="Times" w:hAnsi="Times"/>
          <w:sz w:val="24"/>
        </w:rPr>
        <w:t>, D. J. Juszkiewicz, P. Nevill, K. L. Dawkins, C. Bessey, K. Fernandes, H. Miller, M. Power, M. Mousavi-</w:t>
      </w:r>
      <w:proofErr w:type="spellStart"/>
      <w:r w:rsidRPr="00F76194">
        <w:rPr>
          <w:rFonts w:ascii="Times" w:hAnsi="Times"/>
          <w:sz w:val="24"/>
        </w:rPr>
        <w:t>Derazmahalleh</w:t>
      </w:r>
      <w:proofErr w:type="spellEnd"/>
      <w:r w:rsidRPr="00F76194">
        <w:rPr>
          <w:rFonts w:ascii="Times" w:hAnsi="Times"/>
          <w:sz w:val="24"/>
        </w:rPr>
        <w:t>, J. P. Newton, N. E. White, Z. T. Richards, and M. E. Allentoft. 2023. Aquatic environmental DNA: A review of the macro-organismal biomonitoring revolution. Science of The Total Environment 873:162322.</w:t>
      </w:r>
    </w:p>
    <w:p w14:paraId="4A095742"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lastRenderedPageBreak/>
        <w:t>Thomas, A. C., P. L. Nguyen, J. Howard, and C. S. Goldberg. 2019. A self-preserving, partially biodegradable eDNA filter. Methods in Ecology and Evolution 10:1136–1141.</w:t>
      </w:r>
    </w:p>
    <w:p w14:paraId="63655E22" w14:textId="7097914E" w:rsidR="00F76194" w:rsidRPr="00F76194" w:rsidRDefault="00F76194" w:rsidP="00F76194">
      <w:pPr>
        <w:pStyle w:val="Normal1"/>
        <w:ind w:left="720" w:hanging="720"/>
        <w:contextualSpacing w:val="0"/>
        <w:rPr>
          <w:rFonts w:ascii="Times" w:hAnsi="Times"/>
          <w:sz w:val="24"/>
        </w:rPr>
      </w:pPr>
      <w:r w:rsidRPr="00F76194">
        <w:rPr>
          <w:rFonts w:ascii="Times" w:hAnsi="Times"/>
          <w:sz w:val="24"/>
        </w:rPr>
        <w:t xml:space="preserve">Tsuji, S., T. Takahara, H. Doi, N. Shibata, and H. Yamanaka. 2019. The detection of aquatic </w:t>
      </w:r>
      <w:proofErr w:type="spellStart"/>
      <w:r w:rsidRPr="00F76194">
        <w:rPr>
          <w:rFonts w:ascii="Times" w:hAnsi="Times"/>
          <w:sz w:val="24"/>
        </w:rPr>
        <w:t>macroorganisms</w:t>
      </w:r>
      <w:proofErr w:type="spellEnd"/>
      <w:r w:rsidRPr="00F76194">
        <w:rPr>
          <w:rFonts w:ascii="Times" w:hAnsi="Times"/>
          <w:sz w:val="24"/>
        </w:rPr>
        <w:t xml:space="preserve"> using environmental DNA analysis</w:t>
      </w:r>
      <w:ins w:id="265" w:author="eallan" w:date="2025-06-27T13:51:00Z" w16du:dateUtc="2025-06-27T20:51:00Z">
        <w:r w:rsidR="00BF3C0D">
          <w:rPr>
            <w:rFonts w:ascii="Times" w:hAnsi="Times"/>
            <w:sz w:val="24"/>
          </w:rPr>
          <w:t xml:space="preserve">: </w:t>
        </w:r>
      </w:ins>
      <w:r w:rsidRPr="00F76194">
        <w:rPr>
          <w:rFonts w:ascii="Times" w:hAnsi="Times"/>
          <w:sz w:val="24"/>
        </w:rPr>
        <w:t>A review of methods for collection, extraction, and detection. Environmental DNA 1:99–108.</w:t>
      </w:r>
    </w:p>
    <w:p w14:paraId="42D9326A" w14:textId="77777777" w:rsidR="00F76194" w:rsidRDefault="00F76194" w:rsidP="00F76194">
      <w:pPr>
        <w:pStyle w:val="Normal1"/>
        <w:ind w:left="720" w:hanging="720"/>
        <w:contextualSpacing w:val="0"/>
        <w:rPr>
          <w:ins w:id="266" w:author="eallan" w:date="2025-06-27T13:42:00Z" w16du:dateUtc="2025-06-27T20:42:00Z"/>
          <w:rFonts w:ascii="Times" w:hAnsi="Times"/>
          <w:sz w:val="24"/>
        </w:rPr>
      </w:pPr>
      <w:r w:rsidRPr="00F76194">
        <w:rPr>
          <w:rFonts w:ascii="Times" w:hAnsi="Times"/>
          <w:sz w:val="24"/>
        </w:rPr>
        <w:t xml:space="preserve">Turner, C. R., D. J. Miller, K. J. Coyne, and J. </w:t>
      </w:r>
      <w:proofErr w:type="spellStart"/>
      <w:r w:rsidRPr="00F76194">
        <w:rPr>
          <w:rFonts w:ascii="Times" w:hAnsi="Times"/>
          <w:sz w:val="24"/>
        </w:rPr>
        <w:t>Corush</w:t>
      </w:r>
      <w:proofErr w:type="spellEnd"/>
      <w:r w:rsidRPr="00F76194">
        <w:rPr>
          <w:rFonts w:ascii="Times" w:hAnsi="Times"/>
          <w:sz w:val="24"/>
        </w:rPr>
        <w:t>. 2014. Improved Methods for Capture, Extraction, and Quantitative Assay of Environmental DNA from Asian Bigheaded Carp (</w:t>
      </w:r>
      <w:proofErr w:type="spellStart"/>
      <w:r w:rsidRPr="00BF3C0D">
        <w:rPr>
          <w:rFonts w:ascii="Times" w:hAnsi="Times"/>
          <w:i/>
          <w:iCs/>
          <w:sz w:val="24"/>
          <w:rPrChange w:id="267" w:author="eallan" w:date="2025-06-27T13:51:00Z" w16du:dateUtc="2025-06-27T20:51:00Z">
            <w:rPr>
              <w:rFonts w:ascii="Times" w:hAnsi="Times"/>
              <w:sz w:val="24"/>
            </w:rPr>
          </w:rPrChange>
        </w:rPr>
        <w:t>Hypophthalmichthys</w:t>
      </w:r>
      <w:proofErr w:type="spellEnd"/>
      <w:r w:rsidRPr="00F76194">
        <w:rPr>
          <w:rFonts w:ascii="Times" w:hAnsi="Times"/>
          <w:sz w:val="24"/>
        </w:rPr>
        <w:t xml:space="preserve"> spp.). PLOS ONE </w:t>
      </w:r>
      <w:proofErr w:type="gramStart"/>
      <w:r w:rsidRPr="00F76194">
        <w:rPr>
          <w:rFonts w:ascii="Times" w:hAnsi="Times"/>
          <w:sz w:val="24"/>
        </w:rPr>
        <w:t>9:e</w:t>
      </w:r>
      <w:proofErr w:type="gramEnd"/>
      <w:r w:rsidRPr="00F76194">
        <w:rPr>
          <w:rFonts w:ascii="Times" w:hAnsi="Times"/>
          <w:sz w:val="24"/>
        </w:rPr>
        <w:t>114329.</w:t>
      </w:r>
    </w:p>
    <w:p w14:paraId="27AB808A" w14:textId="1624A3B1" w:rsidR="00BF3C0D" w:rsidRDefault="00BF3C0D" w:rsidP="00F76194">
      <w:pPr>
        <w:pStyle w:val="Normal1"/>
        <w:ind w:left="720" w:hanging="720"/>
        <w:contextualSpacing w:val="0"/>
        <w:rPr>
          <w:ins w:id="268" w:author="eallan" w:date="2025-07-16T15:53:00Z" w16du:dateUtc="2025-07-16T22:53:00Z"/>
          <w:rFonts w:ascii="Times" w:hAnsi="Times"/>
          <w:sz w:val="24"/>
        </w:rPr>
      </w:pPr>
      <w:ins w:id="269" w:author="eallan" w:date="2025-06-27T13:42:00Z" w16du:dateUtc="2025-06-27T20:42:00Z">
        <w:r w:rsidRPr="00BF3C0D">
          <w:rPr>
            <w:rFonts w:ascii="Times" w:hAnsi="Times"/>
            <w:sz w:val="24"/>
          </w:rPr>
          <w:t xml:space="preserve">Wegleitner, </w:t>
        </w:r>
      </w:ins>
      <w:ins w:id="270" w:author="eallan" w:date="2025-06-27T13:43:00Z" w16du:dateUtc="2025-06-27T20:43:00Z">
        <w:r>
          <w:rPr>
            <w:rFonts w:ascii="Times" w:hAnsi="Times"/>
            <w:sz w:val="24"/>
          </w:rPr>
          <w:t xml:space="preserve">B., </w:t>
        </w:r>
      </w:ins>
      <w:ins w:id="271" w:author="eallan" w:date="2025-06-27T13:42:00Z" w16du:dateUtc="2025-06-27T20:42:00Z">
        <w:r w:rsidRPr="00BF3C0D">
          <w:rPr>
            <w:rFonts w:ascii="Times" w:hAnsi="Times"/>
            <w:sz w:val="24"/>
          </w:rPr>
          <w:t>C</w:t>
        </w:r>
      </w:ins>
      <w:ins w:id="272" w:author="eallan" w:date="2025-06-27T13:43:00Z" w16du:dateUtc="2025-06-27T20:43:00Z">
        <w:r>
          <w:rPr>
            <w:rFonts w:ascii="Times" w:hAnsi="Times"/>
            <w:sz w:val="24"/>
          </w:rPr>
          <w:t>.</w:t>
        </w:r>
      </w:ins>
      <w:ins w:id="273" w:author="eallan" w:date="2025-06-27T13:42:00Z" w16du:dateUtc="2025-06-27T20:42:00Z">
        <w:r w:rsidRPr="00BF3C0D">
          <w:rPr>
            <w:rFonts w:ascii="Times" w:hAnsi="Times"/>
            <w:sz w:val="24"/>
          </w:rPr>
          <w:t xml:space="preserve"> L. Jerde, A</w:t>
        </w:r>
      </w:ins>
      <w:ins w:id="274" w:author="eallan" w:date="2025-06-27T13:43:00Z" w16du:dateUtc="2025-06-27T20:43:00Z">
        <w:r>
          <w:rPr>
            <w:rFonts w:ascii="Times" w:hAnsi="Times"/>
            <w:sz w:val="24"/>
          </w:rPr>
          <w:t>.</w:t>
        </w:r>
      </w:ins>
      <w:ins w:id="275" w:author="eallan" w:date="2025-06-27T13:42:00Z" w16du:dateUtc="2025-06-27T20:42:00Z">
        <w:r w:rsidRPr="00BF3C0D">
          <w:rPr>
            <w:rFonts w:ascii="Times" w:hAnsi="Times"/>
            <w:sz w:val="24"/>
          </w:rPr>
          <w:t xml:space="preserve"> Tucker, W. L</w:t>
        </w:r>
      </w:ins>
      <w:ins w:id="276" w:author="eallan" w:date="2025-06-27T13:43:00Z" w16du:dateUtc="2025-06-27T20:43:00Z">
        <w:r>
          <w:rPr>
            <w:rFonts w:ascii="Times" w:hAnsi="Times"/>
            <w:sz w:val="24"/>
          </w:rPr>
          <w:t>.</w:t>
        </w:r>
      </w:ins>
      <w:ins w:id="277" w:author="eallan" w:date="2025-06-27T13:42:00Z" w16du:dateUtc="2025-06-27T20:42:00Z">
        <w:r w:rsidRPr="00BF3C0D">
          <w:rPr>
            <w:rFonts w:ascii="Times" w:hAnsi="Times"/>
            <w:sz w:val="24"/>
          </w:rPr>
          <w:t xml:space="preserve"> </w:t>
        </w:r>
        <w:proofErr w:type="spellStart"/>
        <w:r w:rsidRPr="00BF3C0D">
          <w:rPr>
            <w:rFonts w:ascii="Times" w:hAnsi="Times"/>
            <w:sz w:val="24"/>
          </w:rPr>
          <w:t>Chadderton</w:t>
        </w:r>
        <w:proofErr w:type="spellEnd"/>
        <w:r w:rsidRPr="00BF3C0D">
          <w:rPr>
            <w:rFonts w:ascii="Times" w:hAnsi="Times"/>
            <w:sz w:val="24"/>
          </w:rPr>
          <w:t xml:space="preserve"> </w:t>
        </w:r>
      </w:ins>
      <w:ins w:id="278" w:author="eallan" w:date="2025-06-27T13:43:00Z" w16du:dateUtc="2025-06-27T20:43:00Z">
        <w:r>
          <w:rPr>
            <w:rFonts w:ascii="Times" w:hAnsi="Times"/>
            <w:sz w:val="24"/>
          </w:rPr>
          <w:t>and</w:t>
        </w:r>
      </w:ins>
      <w:ins w:id="279" w:author="eallan" w:date="2025-06-27T13:42:00Z" w16du:dateUtc="2025-06-27T20:42:00Z">
        <w:r w:rsidRPr="00BF3C0D">
          <w:rPr>
            <w:rFonts w:ascii="Times" w:hAnsi="Times"/>
            <w:sz w:val="24"/>
          </w:rPr>
          <w:t xml:space="preserve"> A</w:t>
        </w:r>
      </w:ins>
      <w:ins w:id="280" w:author="eallan" w:date="2025-06-27T13:43:00Z" w16du:dateUtc="2025-06-27T20:43:00Z">
        <w:r>
          <w:rPr>
            <w:rFonts w:ascii="Times" w:hAnsi="Times"/>
            <w:sz w:val="24"/>
          </w:rPr>
          <w:t>.</w:t>
        </w:r>
      </w:ins>
      <w:ins w:id="281" w:author="eallan" w:date="2025-06-27T13:42:00Z" w16du:dateUtc="2025-06-27T20:42:00Z">
        <w:r w:rsidRPr="00BF3C0D">
          <w:rPr>
            <w:rFonts w:ascii="Times" w:hAnsi="Times"/>
            <w:sz w:val="24"/>
          </w:rPr>
          <w:t xml:space="preserve"> R. Mahon</w:t>
        </w:r>
      </w:ins>
      <w:ins w:id="282" w:author="eallan" w:date="2025-06-27T13:43:00Z" w16du:dateUtc="2025-06-27T20:43:00Z">
        <w:r>
          <w:rPr>
            <w:rFonts w:ascii="Times" w:hAnsi="Times"/>
            <w:sz w:val="24"/>
          </w:rPr>
          <w:t xml:space="preserve">. 2015. </w:t>
        </w:r>
      </w:ins>
      <w:ins w:id="283" w:author="eallan" w:date="2025-06-27T13:51:00Z" w16du:dateUtc="2025-06-27T20:51:00Z">
        <w:r w:rsidRPr="00BF3C0D">
          <w:rPr>
            <w:rFonts w:ascii="Times" w:hAnsi="Times"/>
            <w:sz w:val="24"/>
          </w:rPr>
          <w:t>Long duration, room temperature preservation of filtered eDNA samples</w:t>
        </w:r>
        <w:r>
          <w:rPr>
            <w:rFonts w:ascii="Times" w:hAnsi="Times"/>
            <w:sz w:val="24"/>
          </w:rPr>
          <w:t>.</w:t>
        </w:r>
      </w:ins>
      <w:ins w:id="284" w:author="eallan" w:date="2025-06-27T13:53:00Z" w16du:dateUtc="2025-06-27T20:53:00Z">
        <w:r w:rsidRPr="00BF3C0D">
          <w:rPr>
            <w:rFonts w:ascii="Times" w:hAnsi="Times"/>
            <w:sz w:val="24"/>
          </w:rPr>
          <w:t xml:space="preserve"> Conservation Genetics Resources</w:t>
        </w:r>
        <w:r>
          <w:rPr>
            <w:rFonts w:ascii="Times" w:hAnsi="Times"/>
            <w:sz w:val="24"/>
          </w:rPr>
          <w:t xml:space="preserve"> </w:t>
        </w:r>
      </w:ins>
      <w:ins w:id="285" w:author="eallan" w:date="2025-06-27T13:54:00Z" w16du:dateUtc="2025-06-27T20:54:00Z">
        <w:r>
          <w:rPr>
            <w:rFonts w:ascii="Times" w:hAnsi="Times"/>
            <w:sz w:val="24"/>
          </w:rPr>
          <w:t xml:space="preserve">7:789-791. </w:t>
        </w:r>
      </w:ins>
    </w:p>
    <w:p w14:paraId="79E34A5C" w14:textId="7F9AB0E8" w:rsidR="00C163DA" w:rsidRPr="00C163DA" w:rsidRDefault="00C163DA" w:rsidP="00C163DA">
      <w:pPr>
        <w:pStyle w:val="Normal1"/>
        <w:ind w:left="720" w:hanging="720"/>
        <w:rPr>
          <w:ins w:id="286" w:author="eallan" w:date="2025-07-16T15:53:00Z"/>
          <w:rFonts w:ascii="Times" w:hAnsi="Times"/>
          <w:sz w:val="24"/>
        </w:rPr>
      </w:pPr>
      <w:ins w:id="287" w:author="eallan" w:date="2025-07-16T15:53:00Z">
        <w:r w:rsidRPr="00C163DA">
          <w:rPr>
            <w:rFonts w:ascii="Times" w:hAnsi="Times"/>
            <w:sz w:val="24"/>
          </w:rPr>
          <w:t xml:space="preserve">Zhang, Y., Qu, Y., Gao, K., Yang, Q., Shi, B., Hou, P., </w:t>
        </w:r>
      </w:ins>
      <w:ins w:id="288" w:author="eallan" w:date="2025-07-16T15:53:00Z" w16du:dateUtc="2025-07-16T22:53:00Z">
        <w:r>
          <w:rPr>
            <w:rFonts w:ascii="Times" w:hAnsi="Times"/>
            <w:sz w:val="24"/>
          </w:rPr>
          <w:t>and M.</w:t>
        </w:r>
      </w:ins>
      <w:ins w:id="289" w:author="eallan" w:date="2025-07-16T15:53:00Z">
        <w:r w:rsidRPr="00C163DA">
          <w:rPr>
            <w:rFonts w:ascii="Times" w:hAnsi="Times"/>
            <w:sz w:val="24"/>
          </w:rPr>
          <w:t xml:space="preserve"> Ji. 2015. High copy number of mitochondrial DNA (</w:t>
        </w:r>
        <w:proofErr w:type="spellStart"/>
        <w:r w:rsidRPr="00C163DA">
          <w:rPr>
            <w:rFonts w:ascii="Times" w:hAnsi="Times"/>
            <w:sz w:val="24"/>
          </w:rPr>
          <w:t>mtDNA</w:t>
        </w:r>
        <w:proofErr w:type="spellEnd"/>
        <w:r w:rsidRPr="00C163DA">
          <w:rPr>
            <w:rFonts w:ascii="Times" w:hAnsi="Times"/>
            <w:sz w:val="24"/>
          </w:rPr>
          <w:t xml:space="preserve">) predicts good prognosis in glioma patients. </w:t>
        </w:r>
        <w:r w:rsidRPr="00C163DA">
          <w:rPr>
            <w:rFonts w:ascii="Times" w:hAnsi="Times"/>
            <w:sz w:val="24"/>
            <w:rPrChange w:id="290" w:author="eallan" w:date="2025-07-16T15:54:00Z" w16du:dateUtc="2025-07-16T22:54:00Z">
              <w:rPr>
                <w:rFonts w:ascii="Times" w:hAnsi="Times"/>
                <w:i/>
                <w:iCs/>
                <w:sz w:val="24"/>
              </w:rPr>
            </w:rPrChange>
          </w:rPr>
          <w:t>American Journal of Cancer Research</w:t>
        </w:r>
        <w:r w:rsidRPr="00C163DA">
          <w:rPr>
            <w:rFonts w:ascii="Times" w:hAnsi="Times"/>
            <w:sz w:val="24"/>
          </w:rPr>
          <w:t xml:space="preserve">, </w:t>
        </w:r>
        <w:r w:rsidRPr="00C163DA">
          <w:rPr>
            <w:rFonts w:ascii="Times" w:hAnsi="Times"/>
            <w:sz w:val="24"/>
            <w:rPrChange w:id="291" w:author="eallan" w:date="2025-07-16T15:54:00Z" w16du:dateUtc="2025-07-16T22:54:00Z">
              <w:rPr>
                <w:rFonts w:ascii="Times" w:hAnsi="Times"/>
                <w:i/>
                <w:iCs/>
                <w:sz w:val="24"/>
              </w:rPr>
            </w:rPrChange>
          </w:rPr>
          <w:t>5</w:t>
        </w:r>
        <w:r w:rsidRPr="00C163DA">
          <w:rPr>
            <w:rFonts w:ascii="Times" w:hAnsi="Times"/>
            <w:sz w:val="24"/>
          </w:rPr>
          <w:t>(3), 1207–1216.</w:t>
        </w:r>
      </w:ins>
    </w:p>
    <w:p w14:paraId="3A0E5203" w14:textId="77777777" w:rsidR="00C163DA" w:rsidRPr="00800358" w:rsidRDefault="00C163DA" w:rsidP="00F76194">
      <w:pPr>
        <w:pStyle w:val="Normal1"/>
        <w:ind w:left="720" w:hanging="720"/>
        <w:contextualSpacing w:val="0"/>
        <w:rPr>
          <w:rFonts w:ascii="Times" w:hAnsi="Times"/>
          <w:sz w:val="24"/>
        </w:rPr>
      </w:pPr>
    </w:p>
    <w:sectPr w:rsidR="00C163DA" w:rsidRPr="00800358" w:rsidSect="005E103B">
      <w:type w:val="continuous"/>
      <w:pgSz w:w="12240" w:h="15840"/>
      <w:pgMar w:top="1440" w:right="1440" w:bottom="1440" w:left="1440" w:header="720" w:footer="720" w:gutter="0"/>
      <w:lnNumType w:countBy="1" w:restart="continuous"/>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eallan" w:date="2025-07-17T06:28:00Z" w:initials="e">
    <w:p w14:paraId="5BD91C09" w14:textId="77777777" w:rsidR="007B6865" w:rsidRDefault="007B6865" w:rsidP="007B6865">
      <w:r>
        <w:rPr>
          <w:rStyle w:val="CommentReference"/>
        </w:rPr>
        <w:annotationRef/>
      </w:r>
      <w:r>
        <w:rPr>
          <w:color w:val="000000"/>
          <w:sz w:val="20"/>
          <w:szCs w:val="20"/>
        </w:rPr>
        <w:t>Someone help to stresmaline?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D91C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613BA0" w16cex:dateUtc="2025-07-17T13: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D91C09" w16cid:durableId="4D613BA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imes">
    <w:altName w:val="Sylfaen"/>
    <w:panose1 w:val="020B06040202020202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17F7"/>
    <w:multiLevelType w:val="hybridMultilevel"/>
    <w:tmpl w:val="0DB8B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8D2CFF"/>
    <w:multiLevelType w:val="hybridMultilevel"/>
    <w:tmpl w:val="39143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FD3F3D"/>
    <w:multiLevelType w:val="hybridMultilevel"/>
    <w:tmpl w:val="A0F67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BD1548"/>
    <w:multiLevelType w:val="hybridMultilevel"/>
    <w:tmpl w:val="6592F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332E57"/>
    <w:multiLevelType w:val="multilevel"/>
    <w:tmpl w:val="F9EA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3695993">
    <w:abstractNumId w:val="0"/>
  </w:num>
  <w:num w:numId="2" w16cid:durableId="1652784248">
    <w:abstractNumId w:val="1"/>
  </w:num>
  <w:num w:numId="3" w16cid:durableId="274597534">
    <w:abstractNumId w:val="3"/>
  </w:num>
  <w:num w:numId="4" w16cid:durableId="154423354">
    <w:abstractNumId w:val="2"/>
  </w:num>
  <w:num w:numId="5" w16cid:durableId="176195153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allan">
    <w15:presenceInfo w15:providerId="AD" w15:userId="S::eallan@uw.edu::03778937-ded2-4813-93dd-c8804e2aa5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860"/>
    <w:rsid w:val="00076F97"/>
    <w:rsid w:val="000925D4"/>
    <w:rsid w:val="0009553C"/>
    <w:rsid w:val="000A6459"/>
    <w:rsid w:val="00110735"/>
    <w:rsid w:val="0012215A"/>
    <w:rsid w:val="00131D97"/>
    <w:rsid w:val="00144190"/>
    <w:rsid w:val="00190970"/>
    <w:rsid w:val="001A3A62"/>
    <w:rsid w:val="001D1A69"/>
    <w:rsid w:val="001F07CD"/>
    <w:rsid w:val="00217719"/>
    <w:rsid w:val="002229AB"/>
    <w:rsid w:val="00230CE7"/>
    <w:rsid w:val="002868D0"/>
    <w:rsid w:val="002C6BA7"/>
    <w:rsid w:val="002D3D82"/>
    <w:rsid w:val="003774B5"/>
    <w:rsid w:val="003D45F1"/>
    <w:rsid w:val="004A1F94"/>
    <w:rsid w:val="004D3C18"/>
    <w:rsid w:val="004F54AB"/>
    <w:rsid w:val="005062A3"/>
    <w:rsid w:val="0058364F"/>
    <w:rsid w:val="005D77AE"/>
    <w:rsid w:val="005E103B"/>
    <w:rsid w:val="00612E95"/>
    <w:rsid w:val="00653710"/>
    <w:rsid w:val="00662BED"/>
    <w:rsid w:val="006D30C7"/>
    <w:rsid w:val="007226FD"/>
    <w:rsid w:val="00751064"/>
    <w:rsid w:val="007807F5"/>
    <w:rsid w:val="00792A94"/>
    <w:rsid w:val="00793B71"/>
    <w:rsid w:val="007B6865"/>
    <w:rsid w:val="007B6DD5"/>
    <w:rsid w:val="007C7029"/>
    <w:rsid w:val="007F2870"/>
    <w:rsid w:val="00800358"/>
    <w:rsid w:val="00822CB1"/>
    <w:rsid w:val="00861616"/>
    <w:rsid w:val="008A575A"/>
    <w:rsid w:val="008E2B2F"/>
    <w:rsid w:val="008E3EA1"/>
    <w:rsid w:val="00926B3F"/>
    <w:rsid w:val="00932E96"/>
    <w:rsid w:val="00951C47"/>
    <w:rsid w:val="00957330"/>
    <w:rsid w:val="0099516E"/>
    <w:rsid w:val="009E27BB"/>
    <w:rsid w:val="009E5AFD"/>
    <w:rsid w:val="009E7441"/>
    <w:rsid w:val="00A37569"/>
    <w:rsid w:val="00A54D90"/>
    <w:rsid w:val="00AA18ED"/>
    <w:rsid w:val="00AF4906"/>
    <w:rsid w:val="00B45195"/>
    <w:rsid w:val="00B66057"/>
    <w:rsid w:val="00B77860"/>
    <w:rsid w:val="00BB0F08"/>
    <w:rsid w:val="00BB3A98"/>
    <w:rsid w:val="00BC0FFE"/>
    <w:rsid w:val="00BF3C0D"/>
    <w:rsid w:val="00BF515A"/>
    <w:rsid w:val="00C163DA"/>
    <w:rsid w:val="00C260FD"/>
    <w:rsid w:val="00CC42E3"/>
    <w:rsid w:val="00D55AD8"/>
    <w:rsid w:val="00D94FB8"/>
    <w:rsid w:val="00DA3826"/>
    <w:rsid w:val="00DA534E"/>
    <w:rsid w:val="00E140AC"/>
    <w:rsid w:val="00E721D7"/>
    <w:rsid w:val="00EA501C"/>
    <w:rsid w:val="00EB04D4"/>
    <w:rsid w:val="00EC44AA"/>
    <w:rsid w:val="00F76194"/>
    <w:rsid w:val="00FD22BE"/>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683E1E"/>
  <w15:docId w15:val="{354CDFE5-2773-6A4F-A825-F14738ACD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contextualSpacing/>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575A"/>
  </w:style>
  <w:style w:type="paragraph" w:styleId="Heading1">
    <w:name w:val="heading 1"/>
    <w:basedOn w:val="Normal1"/>
    <w:next w:val="Normal1"/>
    <w:rsid w:val="00B77860"/>
    <w:pPr>
      <w:keepNext/>
      <w:keepLines/>
      <w:spacing w:before="400" w:after="120"/>
      <w:outlineLvl w:val="0"/>
    </w:pPr>
    <w:rPr>
      <w:sz w:val="40"/>
      <w:szCs w:val="40"/>
    </w:rPr>
  </w:style>
  <w:style w:type="paragraph" w:styleId="Heading2">
    <w:name w:val="heading 2"/>
    <w:basedOn w:val="Normal1"/>
    <w:next w:val="Normal1"/>
    <w:rsid w:val="00B77860"/>
    <w:pPr>
      <w:keepNext/>
      <w:keepLines/>
      <w:spacing w:before="360" w:after="120"/>
      <w:outlineLvl w:val="1"/>
    </w:pPr>
    <w:rPr>
      <w:sz w:val="32"/>
      <w:szCs w:val="32"/>
    </w:rPr>
  </w:style>
  <w:style w:type="paragraph" w:styleId="Heading3">
    <w:name w:val="heading 3"/>
    <w:basedOn w:val="Normal1"/>
    <w:next w:val="Normal1"/>
    <w:rsid w:val="00B77860"/>
    <w:pPr>
      <w:keepNext/>
      <w:keepLines/>
      <w:spacing w:before="320" w:after="80"/>
      <w:outlineLvl w:val="2"/>
    </w:pPr>
    <w:rPr>
      <w:color w:val="434343"/>
      <w:sz w:val="28"/>
      <w:szCs w:val="28"/>
    </w:rPr>
  </w:style>
  <w:style w:type="paragraph" w:styleId="Heading4">
    <w:name w:val="heading 4"/>
    <w:basedOn w:val="Normal1"/>
    <w:next w:val="Normal1"/>
    <w:rsid w:val="00B77860"/>
    <w:pPr>
      <w:keepNext/>
      <w:keepLines/>
      <w:spacing w:before="280" w:after="80"/>
      <w:outlineLvl w:val="3"/>
    </w:pPr>
    <w:rPr>
      <w:color w:val="666666"/>
      <w:sz w:val="24"/>
      <w:szCs w:val="24"/>
    </w:rPr>
  </w:style>
  <w:style w:type="paragraph" w:styleId="Heading5">
    <w:name w:val="heading 5"/>
    <w:basedOn w:val="Normal1"/>
    <w:next w:val="Normal1"/>
    <w:rsid w:val="00B77860"/>
    <w:pPr>
      <w:keepNext/>
      <w:keepLines/>
      <w:spacing w:before="240" w:after="80"/>
      <w:outlineLvl w:val="4"/>
    </w:pPr>
    <w:rPr>
      <w:color w:val="666666"/>
    </w:rPr>
  </w:style>
  <w:style w:type="paragraph" w:styleId="Heading6">
    <w:name w:val="heading 6"/>
    <w:basedOn w:val="Normal1"/>
    <w:next w:val="Normal1"/>
    <w:rsid w:val="00B77860"/>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B77860"/>
  </w:style>
  <w:style w:type="paragraph" w:styleId="Title">
    <w:name w:val="Title"/>
    <w:basedOn w:val="Normal1"/>
    <w:next w:val="Normal1"/>
    <w:rsid w:val="00B77860"/>
    <w:pPr>
      <w:keepNext/>
      <w:keepLines/>
      <w:spacing w:after="60"/>
    </w:pPr>
    <w:rPr>
      <w:sz w:val="52"/>
      <w:szCs w:val="52"/>
    </w:rPr>
  </w:style>
  <w:style w:type="paragraph" w:styleId="Subtitle">
    <w:name w:val="Subtitle"/>
    <w:basedOn w:val="Normal1"/>
    <w:next w:val="Normal1"/>
    <w:rsid w:val="00B77860"/>
    <w:pPr>
      <w:keepNext/>
      <w:keepLines/>
      <w:spacing w:after="320"/>
    </w:pPr>
    <w:rPr>
      <w:color w:val="666666"/>
      <w:sz w:val="30"/>
      <w:szCs w:val="30"/>
    </w:rPr>
  </w:style>
  <w:style w:type="paragraph" w:styleId="ListParagraph">
    <w:name w:val="List Paragraph"/>
    <w:basedOn w:val="Normal"/>
    <w:rsid w:val="00FD22BE"/>
    <w:pPr>
      <w:ind w:left="720"/>
    </w:pPr>
  </w:style>
  <w:style w:type="table" w:styleId="TableGrid">
    <w:name w:val="Table Grid"/>
    <w:basedOn w:val="TableNormal"/>
    <w:rsid w:val="00926B3F"/>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rsid w:val="007C7029"/>
    <w:rPr>
      <w:color w:val="0000FF" w:themeColor="hyperlink"/>
      <w:u w:val="single"/>
    </w:rPr>
  </w:style>
  <w:style w:type="character" w:styleId="FollowedHyperlink">
    <w:name w:val="FollowedHyperlink"/>
    <w:basedOn w:val="DefaultParagraphFont"/>
    <w:rsid w:val="00A37569"/>
    <w:rPr>
      <w:color w:val="800080" w:themeColor="followedHyperlink"/>
      <w:u w:val="single"/>
    </w:rPr>
  </w:style>
  <w:style w:type="paragraph" w:styleId="NormalWeb">
    <w:name w:val="Normal (Web)"/>
    <w:basedOn w:val="Normal"/>
    <w:uiPriority w:val="99"/>
    <w:rsid w:val="00AA18ED"/>
    <w:pPr>
      <w:spacing w:beforeLines="1" w:afterLines="1" w:line="240" w:lineRule="auto"/>
      <w:contextualSpacing w:val="0"/>
    </w:pPr>
    <w:rPr>
      <w:rFonts w:ascii="Times" w:hAnsi="Times" w:cs="Times New Roman"/>
      <w:sz w:val="20"/>
      <w:szCs w:val="20"/>
    </w:rPr>
  </w:style>
  <w:style w:type="character" w:styleId="LineNumber">
    <w:name w:val="line number"/>
    <w:basedOn w:val="DefaultParagraphFont"/>
    <w:rsid w:val="00932E96"/>
  </w:style>
  <w:style w:type="character" w:styleId="UnresolvedMention">
    <w:name w:val="Unresolved Mention"/>
    <w:basedOn w:val="DefaultParagraphFont"/>
    <w:uiPriority w:val="99"/>
    <w:semiHidden/>
    <w:unhideWhenUsed/>
    <w:rsid w:val="00F76194"/>
    <w:rPr>
      <w:color w:val="605E5C"/>
      <w:shd w:val="clear" w:color="auto" w:fill="E1DFDD"/>
    </w:rPr>
  </w:style>
  <w:style w:type="paragraph" w:styleId="Revision">
    <w:name w:val="Revision"/>
    <w:hidden/>
    <w:rsid w:val="00BF3C0D"/>
    <w:pPr>
      <w:spacing w:line="240" w:lineRule="auto"/>
      <w:contextualSpacing w:val="0"/>
    </w:pPr>
  </w:style>
  <w:style w:type="character" w:styleId="CommentReference">
    <w:name w:val="annotation reference"/>
    <w:basedOn w:val="DefaultParagraphFont"/>
    <w:rsid w:val="007B6865"/>
    <w:rPr>
      <w:sz w:val="16"/>
      <w:szCs w:val="16"/>
    </w:rPr>
  </w:style>
  <w:style w:type="paragraph" w:styleId="CommentText">
    <w:name w:val="annotation text"/>
    <w:basedOn w:val="Normal"/>
    <w:link w:val="CommentTextChar"/>
    <w:rsid w:val="007B6865"/>
    <w:pPr>
      <w:spacing w:line="240" w:lineRule="auto"/>
    </w:pPr>
    <w:rPr>
      <w:sz w:val="20"/>
      <w:szCs w:val="20"/>
    </w:rPr>
  </w:style>
  <w:style w:type="character" w:customStyle="1" w:styleId="CommentTextChar">
    <w:name w:val="Comment Text Char"/>
    <w:basedOn w:val="DefaultParagraphFont"/>
    <w:link w:val="CommentText"/>
    <w:rsid w:val="007B6865"/>
    <w:rPr>
      <w:sz w:val="20"/>
      <w:szCs w:val="20"/>
    </w:rPr>
  </w:style>
  <w:style w:type="paragraph" w:styleId="CommentSubject">
    <w:name w:val="annotation subject"/>
    <w:basedOn w:val="CommentText"/>
    <w:next w:val="CommentText"/>
    <w:link w:val="CommentSubjectChar"/>
    <w:rsid w:val="007B6865"/>
    <w:rPr>
      <w:b/>
      <w:bCs/>
    </w:rPr>
  </w:style>
  <w:style w:type="character" w:customStyle="1" w:styleId="CommentSubjectChar">
    <w:name w:val="Comment Subject Char"/>
    <w:basedOn w:val="CommentTextChar"/>
    <w:link w:val="CommentSubject"/>
    <w:rsid w:val="007B686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082">
      <w:bodyDiv w:val="1"/>
      <w:marLeft w:val="0"/>
      <w:marRight w:val="0"/>
      <w:marTop w:val="0"/>
      <w:marBottom w:val="0"/>
      <w:divBdr>
        <w:top w:val="none" w:sz="0" w:space="0" w:color="auto"/>
        <w:left w:val="none" w:sz="0" w:space="0" w:color="auto"/>
        <w:bottom w:val="none" w:sz="0" w:space="0" w:color="auto"/>
        <w:right w:val="none" w:sz="0" w:space="0" w:color="auto"/>
      </w:divBdr>
      <w:divsChild>
        <w:div w:id="371807758">
          <w:marLeft w:val="0"/>
          <w:marRight w:val="0"/>
          <w:marTop w:val="0"/>
          <w:marBottom w:val="0"/>
          <w:divBdr>
            <w:top w:val="none" w:sz="0" w:space="0" w:color="auto"/>
            <w:left w:val="none" w:sz="0" w:space="0" w:color="auto"/>
            <w:bottom w:val="none" w:sz="0" w:space="0" w:color="auto"/>
            <w:right w:val="none" w:sz="0" w:space="0" w:color="auto"/>
          </w:divBdr>
          <w:divsChild>
            <w:div w:id="395707977">
              <w:marLeft w:val="0"/>
              <w:marRight w:val="0"/>
              <w:marTop w:val="0"/>
              <w:marBottom w:val="0"/>
              <w:divBdr>
                <w:top w:val="none" w:sz="0" w:space="0" w:color="auto"/>
                <w:left w:val="none" w:sz="0" w:space="0" w:color="auto"/>
                <w:bottom w:val="none" w:sz="0" w:space="0" w:color="auto"/>
                <w:right w:val="none" w:sz="0" w:space="0" w:color="auto"/>
              </w:divBdr>
              <w:divsChild>
                <w:div w:id="1376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0050">
      <w:bodyDiv w:val="1"/>
      <w:marLeft w:val="0"/>
      <w:marRight w:val="0"/>
      <w:marTop w:val="0"/>
      <w:marBottom w:val="0"/>
      <w:divBdr>
        <w:top w:val="none" w:sz="0" w:space="0" w:color="auto"/>
        <w:left w:val="none" w:sz="0" w:space="0" w:color="auto"/>
        <w:bottom w:val="none" w:sz="0" w:space="0" w:color="auto"/>
        <w:right w:val="none" w:sz="0" w:space="0" w:color="auto"/>
      </w:divBdr>
    </w:div>
    <w:div w:id="122771804">
      <w:bodyDiv w:val="1"/>
      <w:marLeft w:val="0"/>
      <w:marRight w:val="0"/>
      <w:marTop w:val="0"/>
      <w:marBottom w:val="0"/>
      <w:divBdr>
        <w:top w:val="none" w:sz="0" w:space="0" w:color="auto"/>
        <w:left w:val="none" w:sz="0" w:space="0" w:color="auto"/>
        <w:bottom w:val="none" w:sz="0" w:space="0" w:color="auto"/>
        <w:right w:val="none" w:sz="0" w:space="0" w:color="auto"/>
      </w:divBdr>
      <w:divsChild>
        <w:div w:id="2109545040">
          <w:marLeft w:val="0"/>
          <w:marRight w:val="0"/>
          <w:marTop w:val="0"/>
          <w:marBottom w:val="0"/>
          <w:divBdr>
            <w:top w:val="none" w:sz="0" w:space="0" w:color="auto"/>
            <w:left w:val="none" w:sz="0" w:space="0" w:color="auto"/>
            <w:bottom w:val="none" w:sz="0" w:space="0" w:color="auto"/>
            <w:right w:val="none" w:sz="0" w:space="0" w:color="auto"/>
          </w:divBdr>
          <w:divsChild>
            <w:div w:id="1471896769">
              <w:marLeft w:val="0"/>
              <w:marRight w:val="0"/>
              <w:marTop w:val="0"/>
              <w:marBottom w:val="0"/>
              <w:divBdr>
                <w:top w:val="none" w:sz="0" w:space="0" w:color="auto"/>
                <w:left w:val="none" w:sz="0" w:space="0" w:color="auto"/>
                <w:bottom w:val="none" w:sz="0" w:space="0" w:color="auto"/>
                <w:right w:val="none" w:sz="0" w:space="0" w:color="auto"/>
              </w:divBdr>
              <w:divsChild>
                <w:div w:id="60715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34138">
      <w:bodyDiv w:val="1"/>
      <w:marLeft w:val="0"/>
      <w:marRight w:val="0"/>
      <w:marTop w:val="0"/>
      <w:marBottom w:val="0"/>
      <w:divBdr>
        <w:top w:val="none" w:sz="0" w:space="0" w:color="auto"/>
        <w:left w:val="none" w:sz="0" w:space="0" w:color="auto"/>
        <w:bottom w:val="none" w:sz="0" w:space="0" w:color="auto"/>
        <w:right w:val="none" w:sz="0" w:space="0" w:color="auto"/>
      </w:divBdr>
      <w:divsChild>
        <w:div w:id="668601695">
          <w:marLeft w:val="0"/>
          <w:marRight w:val="0"/>
          <w:marTop w:val="0"/>
          <w:marBottom w:val="0"/>
          <w:divBdr>
            <w:top w:val="none" w:sz="0" w:space="0" w:color="auto"/>
            <w:left w:val="none" w:sz="0" w:space="0" w:color="auto"/>
            <w:bottom w:val="none" w:sz="0" w:space="0" w:color="auto"/>
            <w:right w:val="none" w:sz="0" w:space="0" w:color="auto"/>
          </w:divBdr>
          <w:divsChild>
            <w:div w:id="1095051198">
              <w:marLeft w:val="0"/>
              <w:marRight w:val="0"/>
              <w:marTop w:val="0"/>
              <w:marBottom w:val="0"/>
              <w:divBdr>
                <w:top w:val="none" w:sz="0" w:space="0" w:color="auto"/>
                <w:left w:val="none" w:sz="0" w:space="0" w:color="auto"/>
                <w:bottom w:val="none" w:sz="0" w:space="0" w:color="auto"/>
                <w:right w:val="none" w:sz="0" w:space="0" w:color="auto"/>
              </w:divBdr>
              <w:divsChild>
                <w:div w:id="136524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33078">
      <w:bodyDiv w:val="1"/>
      <w:marLeft w:val="0"/>
      <w:marRight w:val="0"/>
      <w:marTop w:val="0"/>
      <w:marBottom w:val="0"/>
      <w:divBdr>
        <w:top w:val="none" w:sz="0" w:space="0" w:color="auto"/>
        <w:left w:val="none" w:sz="0" w:space="0" w:color="auto"/>
        <w:bottom w:val="none" w:sz="0" w:space="0" w:color="auto"/>
        <w:right w:val="none" w:sz="0" w:space="0" w:color="auto"/>
      </w:divBdr>
    </w:div>
    <w:div w:id="243951345">
      <w:bodyDiv w:val="1"/>
      <w:marLeft w:val="0"/>
      <w:marRight w:val="0"/>
      <w:marTop w:val="0"/>
      <w:marBottom w:val="0"/>
      <w:divBdr>
        <w:top w:val="none" w:sz="0" w:space="0" w:color="auto"/>
        <w:left w:val="none" w:sz="0" w:space="0" w:color="auto"/>
        <w:bottom w:val="none" w:sz="0" w:space="0" w:color="auto"/>
        <w:right w:val="none" w:sz="0" w:space="0" w:color="auto"/>
      </w:divBdr>
    </w:div>
    <w:div w:id="332338216">
      <w:bodyDiv w:val="1"/>
      <w:marLeft w:val="0"/>
      <w:marRight w:val="0"/>
      <w:marTop w:val="0"/>
      <w:marBottom w:val="0"/>
      <w:divBdr>
        <w:top w:val="none" w:sz="0" w:space="0" w:color="auto"/>
        <w:left w:val="none" w:sz="0" w:space="0" w:color="auto"/>
        <w:bottom w:val="none" w:sz="0" w:space="0" w:color="auto"/>
        <w:right w:val="none" w:sz="0" w:space="0" w:color="auto"/>
      </w:divBdr>
    </w:div>
    <w:div w:id="380370987">
      <w:bodyDiv w:val="1"/>
      <w:marLeft w:val="0"/>
      <w:marRight w:val="0"/>
      <w:marTop w:val="0"/>
      <w:marBottom w:val="0"/>
      <w:divBdr>
        <w:top w:val="none" w:sz="0" w:space="0" w:color="auto"/>
        <w:left w:val="none" w:sz="0" w:space="0" w:color="auto"/>
        <w:bottom w:val="none" w:sz="0" w:space="0" w:color="auto"/>
        <w:right w:val="none" w:sz="0" w:space="0" w:color="auto"/>
      </w:divBdr>
      <w:divsChild>
        <w:div w:id="1503542173">
          <w:marLeft w:val="480"/>
          <w:marRight w:val="0"/>
          <w:marTop w:val="0"/>
          <w:marBottom w:val="0"/>
          <w:divBdr>
            <w:top w:val="none" w:sz="0" w:space="0" w:color="auto"/>
            <w:left w:val="none" w:sz="0" w:space="0" w:color="auto"/>
            <w:bottom w:val="none" w:sz="0" w:space="0" w:color="auto"/>
            <w:right w:val="none" w:sz="0" w:space="0" w:color="auto"/>
          </w:divBdr>
          <w:divsChild>
            <w:div w:id="10500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035000">
      <w:bodyDiv w:val="1"/>
      <w:marLeft w:val="0"/>
      <w:marRight w:val="0"/>
      <w:marTop w:val="0"/>
      <w:marBottom w:val="0"/>
      <w:divBdr>
        <w:top w:val="none" w:sz="0" w:space="0" w:color="auto"/>
        <w:left w:val="none" w:sz="0" w:space="0" w:color="auto"/>
        <w:bottom w:val="none" w:sz="0" w:space="0" w:color="auto"/>
        <w:right w:val="none" w:sz="0" w:space="0" w:color="auto"/>
      </w:divBdr>
    </w:div>
    <w:div w:id="531267473">
      <w:bodyDiv w:val="1"/>
      <w:marLeft w:val="0"/>
      <w:marRight w:val="0"/>
      <w:marTop w:val="0"/>
      <w:marBottom w:val="0"/>
      <w:divBdr>
        <w:top w:val="none" w:sz="0" w:space="0" w:color="auto"/>
        <w:left w:val="none" w:sz="0" w:space="0" w:color="auto"/>
        <w:bottom w:val="none" w:sz="0" w:space="0" w:color="auto"/>
        <w:right w:val="none" w:sz="0" w:space="0" w:color="auto"/>
      </w:divBdr>
      <w:divsChild>
        <w:div w:id="709378086">
          <w:marLeft w:val="480"/>
          <w:marRight w:val="0"/>
          <w:marTop w:val="0"/>
          <w:marBottom w:val="0"/>
          <w:divBdr>
            <w:top w:val="none" w:sz="0" w:space="0" w:color="auto"/>
            <w:left w:val="none" w:sz="0" w:space="0" w:color="auto"/>
            <w:bottom w:val="none" w:sz="0" w:space="0" w:color="auto"/>
            <w:right w:val="none" w:sz="0" w:space="0" w:color="auto"/>
          </w:divBdr>
          <w:divsChild>
            <w:div w:id="18803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837700">
      <w:bodyDiv w:val="1"/>
      <w:marLeft w:val="0"/>
      <w:marRight w:val="0"/>
      <w:marTop w:val="0"/>
      <w:marBottom w:val="0"/>
      <w:divBdr>
        <w:top w:val="none" w:sz="0" w:space="0" w:color="auto"/>
        <w:left w:val="none" w:sz="0" w:space="0" w:color="auto"/>
        <w:bottom w:val="none" w:sz="0" w:space="0" w:color="auto"/>
        <w:right w:val="none" w:sz="0" w:space="0" w:color="auto"/>
      </w:divBdr>
    </w:div>
    <w:div w:id="935867146">
      <w:bodyDiv w:val="1"/>
      <w:marLeft w:val="0"/>
      <w:marRight w:val="0"/>
      <w:marTop w:val="0"/>
      <w:marBottom w:val="0"/>
      <w:divBdr>
        <w:top w:val="none" w:sz="0" w:space="0" w:color="auto"/>
        <w:left w:val="none" w:sz="0" w:space="0" w:color="auto"/>
        <w:bottom w:val="none" w:sz="0" w:space="0" w:color="auto"/>
        <w:right w:val="none" w:sz="0" w:space="0" w:color="auto"/>
      </w:divBdr>
      <w:divsChild>
        <w:div w:id="1846633544">
          <w:marLeft w:val="0"/>
          <w:marRight w:val="0"/>
          <w:marTop w:val="0"/>
          <w:marBottom w:val="0"/>
          <w:divBdr>
            <w:top w:val="none" w:sz="0" w:space="0" w:color="auto"/>
            <w:left w:val="none" w:sz="0" w:space="0" w:color="auto"/>
            <w:bottom w:val="none" w:sz="0" w:space="0" w:color="auto"/>
            <w:right w:val="none" w:sz="0" w:space="0" w:color="auto"/>
          </w:divBdr>
          <w:divsChild>
            <w:div w:id="993607590">
              <w:marLeft w:val="0"/>
              <w:marRight w:val="0"/>
              <w:marTop w:val="0"/>
              <w:marBottom w:val="0"/>
              <w:divBdr>
                <w:top w:val="none" w:sz="0" w:space="0" w:color="auto"/>
                <w:left w:val="none" w:sz="0" w:space="0" w:color="auto"/>
                <w:bottom w:val="none" w:sz="0" w:space="0" w:color="auto"/>
                <w:right w:val="none" w:sz="0" w:space="0" w:color="auto"/>
              </w:divBdr>
              <w:divsChild>
                <w:div w:id="152347281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3198687">
      <w:bodyDiv w:val="1"/>
      <w:marLeft w:val="0"/>
      <w:marRight w:val="0"/>
      <w:marTop w:val="0"/>
      <w:marBottom w:val="0"/>
      <w:divBdr>
        <w:top w:val="none" w:sz="0" w:space="0" w:color="auto"/>
        <w:left w:val="none" w:sz="0" w:space="0" w:color="auto"/>
        <w:bottom w:val="none" w:sz="0" w:space="0" w:color="auto"/>
        <w:right w:val="none" w:sz="0" w:space="0" w:color="auto"/>
      </w:divBdr>
    </w:div>
    <w:div w:id="1187408130">
      <w:bodyDiv w:val="1"/>
      <w:marLeft w:val="0"/>
      <w:marRight w:val="0"/>
      <w:marTop w:val="0"/>
      <w:marBottom w:val="0"/>
      <w:divBdr>
        <w:top w:val="none" w:sz="0" w:space="0" w:color="auto"/>
        <w:left w:val="none" w:sz="0" w:space="0" w:color="auto"/>
        <w:bottom w:val="none" w:sz="0" w:space="0" w:color="auto"/>
        <w:right w:val="none" w:sz="0" w:space="0" w:color="auto"/>
      </w:divBdr>
    </w:div>
    <w:div w:id="1263883121">
      <w:bodyDiv w:val="1"/>
      <w:marLeft w:val="0"/>
      <w:marRight w:val="0"/>
      <w:marTop w:val="0"/>
      <w:marBottom w:val="0"/>
      <w:divBdr>
        <w:top w:val="none" w:sz="0" w:space="0" w:color="auto"/>
        <w:left w:val="none" w:sz="0" w:space="0" w:color="auto"/>
        <w:bottom w:val="none" w:sz="0" w:space="0" w:color="auto"/>
        <w:right w:val="none" w:sz="0" w:space="0" w:color="auto"/>
      </w:divBdr>
    </w:div>
    <w:div w:id="1378506672">
      <w:bodyDiv w:val="1"/>
      <w:marLeft w:val="0"/>
      <w:marRight w:val="0"/>
      <w:marTop w:val="0"/>
      <w:marBottom w:val="0"/>
      <w:divBdr>
        <w:top w:val="none" w:sz="0" w:space="0" w:color="auto"/>
        <w:left w:val="none" w:sz="0" w:space="0" w:color="auto"/>
        <w:bottom w:val="none" w:sz="0" w:space="0" w:color="auto"/>
        <w:right w:val="none" w:sz="0" w:space="0" w:color="auto"/>
      </w:divBdr>
    </w:div>
    <w:div w:id="1392537534">
      <w:bodyDiv w:val="1"/>
      <w:marLeft w:val="0"/>
      <w:marRight w:val="0"/>
      <w:marTop w:val="0"/>
      <w:marBottom w:val="0"/>
      <w:divBdr>
        <w:top w:val="none" w:sz="0" w:space="0" w:color="auto"/>
        <w:left w:val="none" w:sz="0" w:space="0" w:color="auto"/>
        <w:bottom w:val="none" w:sz="0" w:space="0" w:color="auto"/>
        <w:right w:val="none" w:sz="0" w:space="0" w:color="auto"/>
      </w:divBdr>
    </w:div>
    <w:div w:id="1424184490">
      <w:bodyDiv w:val="1"/>
      <w:marLeft w:val="0"/>
      <w:marRight w:val="0"/>
      <w:marTop w:val="0"/>
      <w:marBottom w:val="0"/>
      <w:divBdr>
        <w:top w:val="none" w:sz="0" w:space="0" w:color="auto"/>
        <w:left w:val="none" w:sz="0" w:space="0" w:color="auto"/>
        <w:bottom w:val="none" w:sz="0" w:space="0" w:color="auto"/>
        <w:right w:val="none" w:sz="0" w:space="0" w:color="auto"/>
      </w:divBdr>
    </w:div>
    <w:div w:id="1603108410">
      <w:bodyDiv w:val="1"/>
      <w:marLeft w:val="0"/>
      <w:marRight w:val="0"/>
      <w:marTop w:val="0"/>
      <w:marBottom w:val="0"/>
      <w:divBdr>
        <w:top w:val="none" w:sz="0" w:space="0" w:color="auto"/>
        <w:left w:val="none" w:sz="0" w:space="0" w:color="auto"/>
        <w:bottom w:val="none" w:sz="0" w:space="0" w:color="auto"/>
        <w:right w:val="none" w:sz="0" w:space="0" w:color="auto"/>
      </w:divBdr>
      <w:divsChild>
        <w:div w:id="1499350066">
          <w:marLeft w:val="0"/>
          <w:marRight w:val="0"/>
          <w:marTop w:val="0"/>
          <w:marBottom w:val="0"/>
          <w:divBdr>
            <w:top w:val="none" w:sz="0" w:space="0" w:color="auto"/>
            <w:left w:val="none" w:sz="0" w:space="0" w:color="auto"/>
            <w:bottom w:val="none" w:sz="0" w:space="0" w:color="auto"/>
            <w:right w:val="none" w:sz="0" w:space="0" w:color="auto"/>
          </w:divBdr>
          <w:divsChild>
            <w:div w:id="2091078717">
              <w:marLeft w:val="0"/>
              <w:marRight w:val="0"/>
              <w:marTop w:val="0"/>
              <w:marBottom w:val="0"/>
              <w:divBdr>
                <w:top w:val="none" w:sz="0" w:space="0" w:color="auto"/>
                <w:left w:val="none" w:sz="0" w:space="0" w:color="auto"/>
                <w:bottom w:val="none" w:sz="0" w:space="0" w:color="auto"/>
                <w:right w:val="none" w:sz="0" w:space="0" w:color="auto"/>
              </w:divBdr>
              <w:divsChild>
                <w:div w:id="185703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376642">
      <w:bodyDiv w:val="1"/>
      <w:marLeft w:val="0"/>
      <w:marRight w:val="0"/>
      <w:marTop w:val="0"/>
      <w:marBottom w:val="0"/>
      <w:divBdr>
        <w:top w:val="none" w:sz="0" w:space="0" w:color="auto"/>
        <w:left w:val="none" w:sz="0" w:space="0" w:color="auto"/>
        <w:bottom w:val="none" w:sz="0" w:space="0" w:color="auto"/>
        <w:right w:val="none" w:sz="0" w:space="0" w:color="auto"/>
      </w:divBdr>
      <w:divsChild>
        <w:div w:id="1321347641">
          <w:marLeft w:val="0"/>
          <w:marRight w:val="0"/>
          <w:marTop w:val="0"/>
          <w:marBottom w:val="0"/>
          <w:divBdr>
            <w:top w:val="none" w:sz="0" w:space="0" w:color="auto"/>
            <w:left w:val="none" w:sz="0" w:space="0" w:color="auto"/>
            <w:bottom w:val="none" w:sz="0" w:space="0" w:color="auto"/>
            <w:right w:val="none" w:sz="0" w:space="0" w:color="auto"/>
          </w:divBdr>
          <w:divsChild>
            <w:div w:id="1201212672">
              <w:marLeft w:val="0"/>
              <w:marRight w:val="0"/>
              <w:marTop w:val="0"/>
              <w:marBottom w:val="0"/>
              <w:divBdr>
                <w:top w:val="none" w:sz="0" w:space="0" w:color="auto"/>
                <w:left w:val="none" w:sz="0" w:space="0" w:color="auto"/>
                <w:bottom w:val="none" w:sz="0" w:space="0" w:color="auto"/>
                <w:right w:val="none" w:sz="0" w:space="0" w:color="auto"/>
              </w:divBdr>
              <w:divsChild>
                <w:div w:id="70591091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90911856">
      <w:bodyDiv w:val="1"/>
      <w:marLeft w:val="0"/>
      <w:marRight w:val="0"/>
      <w:marTop w:val="0"/>
      <w:marBottom w:val="0"/>
      <w:divBdr>
        <w:top w:val="none" w:sz="0" w:space="0" w:color="auto"/>
        <w:left w:val="none" w:sz="0" w:space="0" w:color="auto"/>
        <w:bottom w:val="none" w:sz="0" w:space="0" w:color="auto"/>
        <w:right w:val="none" w:sz="0" w:space="0" w:color="auto"/>
      </w:divBdr>
      <w:divsChild>
        <w:div w:id="2146925402">
          <w:marLeft w:val="0"/>
          <w:marRight w:val="0"/>
          <w:marTop w:val="0"/>
          <w:marBottom w:val="0"/>
          <w:divBdr>
            <w:top w:val="none" w:sz="0" w:space="0" w:color="auto"/>
            <w:left w:val="none" w:sz="0" w:space="0" w:color="auto"/>
            <w:bottom w:val="none" w:sz="0" w:space="0" w:color="auto"/>
            <w:right w:val="none" w:sz="0" w:space="0" w:color="auto"/>
          </w:divBdr>
          <w:divsChild>
            <w:div w:id="1816020239">
              <w:marLeft w:val="0"/>
              <w:marRight w:val="0"/>
              <w:marTop w:val="0"/>
              <w:marBottom w:val="0"/>
              <w:divBdr>
                <w:top w:val="none" w:sz="0" w:space="0" w:color="auto"/>
                <w:left w:val="none" w:sz="0" w:space="0" w:color="auto"/>
                <w:bottom w:val="none" w:sz="0" w:space="0" w:color="auto"/>
                <w:right w:val="none" w:sz="0" w:space="0" w:color="auto"/>
              </w:divBdr>
              <w:divsChild>
                <w:div w:id="7721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989891">
      <w:bodyDiv w:val="1"/>
      <w:marLeft w:val="0"/>
      <w:marRight w:val="0"/>
      <w:marTop w:val="0"/>
      <w:marBottom w:val="0"/>
      <w:divBdr>
        <w:top w:val="none" w:sz="0" w:space="0" w:color="auto"/>
        <w:left w:val="none" w:sz="0" w:space="0" w:color="auto"/>
        <w:bottom w:val="none" w:sz="0" w:space="0" w:color="auto"/>
        <w:right w:val="none" w:sz="0" w:space="0" w:color="auto"/>
      </w:divBdr>
    </w:div>
    <w:div w:id="2017687253">
      <w:bodyDiv w:val="1"/>
      <w:marLeft w:val="0"/>
      <w:marRight w:val="0"/>
      <w:marTop w:val="0"/>
      <w:marBottom w:val="0"/>
      <w:divBdr>
        <w:top w:val="none" w:sz="0" w:space="0" w:color="auto"/>
        <w:left w:val="none" w:sz="0" w:space="0" w:color="auto"/>
        <w:bottom w:val="none" w:sz="0" w:space="0" w:color="auto"/>
        <w:right w:val="none" w:sz="0" w:space="0" w:color="auto"/>
      </w:divBdr>
      <w:divsChild>
        <w:div w:id="1063330915">
          <w:marLeft w:val="480"/>
          <w:marRight w:val="0"/>
          <w:marTop w:val="0"/>
          <w:marBottom w:val="0"/>
          <w:divBdr>
            <w:top w:val="none" w:sz="0" w:space="0" w:color="auto"/>
            <w:left w:val="none" w:sz="0" w:space="0" w:color="auto"/>
            <w:bottom w:val="none" w:sz="0" w:space="0" w:color="auto"/>
            <w:right w:val="none" w:sz="0" w:space="0" w:color="auto"/>
          </w:divBdr>
          <w:divsChild>
            <w:div w:id="130916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eerj.com/about/author-instruction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eerj.com/about/author-instructions" TargetMode="External"/><Relationship Id="rId12" Type="http://schemas.microsoft.com/office/2018/08/relationships/commentsExtensible" Target="commentsExtensi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eerj.com/about/author-instructions/" TargetMode="External"/><Relationship Id="rId11" Type="http://schemas.microsoft.com/office/2016/09/relationships/commentsIds" Target="commentsIds.xml"/><Relationship Id="rId5" Type="http://schemas.openxmlformats.org/officeDocument/2006/relationships/hyperlink" Target="https://peerj.com/about/author-instructions" TargetMode="Externa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4294</TotalTime>
  <Pages>21</Pages>
  <Words>8651</Words>
  <Characters>49313</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n/a</Company>
  <LinksUpToDate>false</LinksUpToDate>
  <CharactersWithSpaces>57849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eallan</cp:lastModifiedBy>
  <cp:revision>14</cp:revision>
  <dcterms:created xsi:type="dcterms:W3CDTF">2025-06-26T22:59:00Z</dcterms:created>
  <dcterms:modified xsi:type="dcterms:W3CDTF">2025-07-17T13:29:00Z</dcterms:modified>
</cp:coreProperties>
</file>